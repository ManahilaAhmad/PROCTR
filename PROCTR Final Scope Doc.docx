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FB16" w14:textId="77777777" w:rsidR="00E21A6E" w:rsidRDefault="008779A1">
      <w:pPr>
        <w:pStyle w:val="BodyText"/>
        <w:ind w:left="3550"/>
        <w:rPr>
          <w:sz w:val="20"/>
        </w:rPr>
      </w:pPr>
      <w:r>
        <w:rPr>
          <w:noProof/>
          <w:sz w:val="20"/>
        </w:rPr>
        <w:drawing>
          <wp:inline distT="0" distB="0" distL="0" distR="0" wp14:anchorId="29FDBDD7" wp14:editId="0668AEE3">
            <wp:extent cx="1882838" cy="1592199"/>
            <wp:effectExtent l="0" t="0" r="0" b="0"/>
            <wp:docPr id="2" name="Image 2" descr="A blue logo with a bird and a symbo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logo with a bird and a symbol  AI-generated content may be incorrect."/>
                    <pic:cNvPicPr/>
                  </pic:nvPicPr>
                  <pic:blipFill>
                    <a:blip r:embed="rId7" cstate="print"/>
                    <a:stretch>
                      <a:fillRect/>
                    </a:stretch>
                  </pic:blipFill>
                  <pic:spPr>
                    <a:xfrm>
                      <a:off x="0" y="0"/>
                      <a:ext cx="1882838" cy="1592199"/>
                    </a:xfrm>
                    <a:prstGeom prst="rect">
                      <a:avLst/>
                    </a:prstGeom>
                  </pic:spPr>
                </pic:pic>
              </a:graphicData>
            </a:graphic>
          </wp:inline>
        </w:drawing>
      </w:r>
    </w:p>
    <w:p w14:paraId="0FA45E33" w14:textId="77777777" w:rsidR="00E21A6E" w:rsidRDefault="00E21A6E">
      <w:pPr>
        <w:pStyle w:val="BodyText"/>
        <w:spacing w:before="376"/>
        <w:rPr>
          <w:sz w:val="36"/>
        </w:rPr>
      </w:pPr>
    </w:p>
    <w:p w14:paraId="2FBE90E3" w14:textId="77777777" w:rsidR="00E21A6E" w:rsidRDefault="008779A1">
      <w:pPr>
        <w:ind w:left="1" w:right="1"/>
        <w:jc w:val="center"/>
        <w:rPr>
          <w:b/>
          <w:sz w:val="36"/>
        </w:rPr>
      </w:pPr>
      <w:r>
        <w:rPr>
          <w:b/>
          <w:sz w:val="36"/>
        </w:rPr>
        <w:t>Department</w:t>
      </w:r>
      <w:r>
        <w:rPr>
          <w:b/>
          <w:spacing w:val="-1"/>
          <w:sz w:val="36"/>
        </w:rPr>
        <w:t xml:space="preserve"> </w:t>
      </w:r>
      <w:r>
        <w:rPr>
          <w:b/>
          <w:sz w:val="36"/>
        </w:rPr>
        <w:t>of</w:t>
      </w:r>
      <w:r>
        <w:rPr>
          <w:b/>
          <w:spacing w:val="-1"/>
          <w:sz w:val="36"/>
        </w:rPr>
        <w:t xml:space="preserve"> </w:t>
      </w:r>
      <w:r>
        <w:rPr>
          <w:b/>
          <w:sz w:val="36"/>
        </w:rPr>
        <w:t>Computer</w:t>
      </w:r>
      <w:r>
        <w:rPr>
          <w:b/>
          <w:spacing w:val="1"/>
          <w:sz w:val="36"/>
        </w:rPr>
        <w:t xml:space="preserve"> </w:t>
      </w:r>
      <w:r>
        <w:rPr>
          <w:b/>
          <w:spacing w:val="-2"/>
          <w:sz w:val="36"/>
        </w:rPr>
        <w:t>Science</w:t>
      </w:r>
    </w:p>
    <w:p w14:paraId="3CC91D72" w14:textId="77777777" w:rsidR="00E21A6E" w:rsidRDefault="00E21A6E">
      <w:pPr>
        <w:pStyle w:val="BodyText"/>
        <w:spacing w:before="129"/>
        <w:rPr>
          <w:b/>
          <w:sz w:val="36"/>
        </w:rPr>
      </w:pPr>
    </w:p>
    <w:p w14:paraId="0A7B751C" w14:textId="77777777" w:rsidR="00E21A6E" w:rsidRDefault="008779A1">
      <w:pPr>
        <w:pStyle w:val="Heading2"/>
        <w:ind w:left="1" w:right="1"/>
        <w:jc w:val="center"/>
      </w:pPr>
      <w:bookmarkStart w:id="1" w:name="_bookmark0"/>
      <w:bookmarkEnd w:id="1"/>
      <w:r>
        <w:t>FACULTY</w:t>
      </w:r>
      <w:r>
        <w:rPr>
          <w:spacing w:val="-3"/>
        </w:rPr>
        <w:t xml:space="preserve"> </w:t>
      </w:r>
      <w:r>
        <w:t>OF</w:t>
      </w:r>
      <w:r>
        <w:rPr>
          <w:spacing w:val="-3"/>
        </w:rPr>
        <w:t xml:space="preserve"> </w:t>
      </w:r>
      <w:r>
        <w:t>COMPUTING</w:t>
      </w:r>
      <w:r>
        <w:rPr>
          <w:spacing w:val="-3"/>
        </w:rPr>
        <w:t xml:space="preserve"> </w:t>
      </w:r>
      <w:r>
        <w:t xml:space="preserve">AND ARTIFICIAL </w:t>
      </w:r>
      <w:r>
        <w:rPr>
          <w:spacing w:val="-2"/>
        </w:rPr>
        <w:t>INTELLIGENCE</w:t>
      </w:r>
    </w:p>
    <w:p w14:paraId="3D486CB8" w14:textId="77777777" w:rsidR="00E21A6E" w:rsidRDefault="008779A1">
      <w:pPr>
        <w:pStyle w:val="Title"/>
      </w:pPr>
      <w:r>
        <w:t>FYP</w:t>
      </w:r>
      <w:r>
        <w:rPr>
          <w:spacing w:val="-16"/>
        </w:rPr>
        <w:t xml:space="preserve"> </w:t>
      </w:r>
      <w:r>
        <w:t>SCOPE</w:t>
      </w:r>
      <w:r>
        <w:rPr>
          <w:spacing w:val="-19"/>
        </w:rPr>
        <w:t xml:space="preserve"> </w:t>
      </w:r>
      <w:r>
        <w:t xml:space="preserve">DOCUMENT </w:t>
      </w:r>
      <w:r>
        <w:rPr>
          <w:spacing w:val="-2"/>
        </w:rPr>
        <w:t>PROCTR:</w:t>
      </w:r>
    </w:p>
    <w:p w14:paraId="1F97345B" w14:textId="3AE19143" w:rsidR="00E21A6E" w:rsidRPr="00F03347" w:rsidRDefault="00F03347" w:rsidP="00F03347">
      <w:pPr>
        <w:pStyle w:val="BodyText"/>
        <w:jc w:val="center"/>
        <w:rPr>
          <w:b/>
          <w:bCs/>
          <w:sz w:val="36"/>
          <w:szCs w:val="36"/>
        </w:rPr>
      </w:pPr>
      <w:r w:rsidRPr="00F03347">
        <w:rPr>
          <w:b/>
          <w:bCs/>
          <w:sz w:val="36"/>
          <w:szCs w:val="36"/>
        </w:rPr>
        <w:t>Intelligent Secure Lab Examination and Learning Management System with Behavioral Risk Analysis</w:t>
      </w:r>
    </w:p>
    <w:p w14:paraId="06C04D45" w14:textId="77777777" w:rsidR="00E21A6E" w:rsidRDefault="008779A1">
      <w:pPr>
        <w:pStyle w:val="BodyText"/>
        <w:spacing w:before="186"/>
        <w:rPr>
          <w:b/>
          <w:sz w:val="20"/>
        </w:rPr>
      </w:pPr>
      <w:r>
        <w:rPr>
          <w:b/>
          <w:noProof/>
          <w:sz w:val="20"/>
        </w:rPr>
        <mc:AlternateContent>
          <mc:Choice Requires="wps">
            <w:drawing>
              <wp:anchor distT="0" distB="0" distL="0" distR="0" simplePos="0" relativeHeight="487587840" behindDoc="1" locked="0" layoutInCell="1" allowOverlap="1" wp14:anchorId="7909E7E8" wp14:editId="0C12A2A3">
                <wp:simplePos x="0" y="0"/>
                <wp:positionH relativeFrom="page">
                  <wp:posOffset>711834</wp:posOffset>
                </wp:positionH>
                <wp:positionV relativeFrom="paragraph">
                  <wp:posOffset>279672</wp:posOffset>
                </wp:positionV>
                <wp:extent cx="6219825" cy="101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0160"/>
                        </a:xfrm>
                        <a:custGeom>
                          <a:avLst/>
                          <a:gdLst/>
                          <a:ahLst/>
                          <a:cxnLst/>
                          <a:rect l="l" t="t" r="r" b="b"/>
                          <a:pathLst>
                            <a:path w="6219825" h="10160">
                              <a:moveTo>
                                <a:pt x="0" y="10160"/>
                              </a:moveTo>
                              <a:lnTo>
                                <a:pt x="621982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43EB13" id="Graphic 3" o:spid="_x0000_s1026" style="position:absolute;margin-left:56.05pt;margin-top:22pt;width:489.75pt;height:.8pt;z-index:-15728640;visibility:visible;mso-wrap-style:square;mso-wrap-distance-left:0;mso-wrap-distance-top:0;mso-wrap-distance-right:0;mso-wrap-distance-bottom:0;mso-position-horizontal:absolute;mso-position-horizontal-relative:page;mso-position-vertical:absolute;mso-position-vertical-relative:text;v-text-anchor:top" coordsize="621982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" path="m,10160l6219824,e" filled="f" strokeweight=".26456mm">
                <v:path arrowok="t"/>
                <w10:wrap type="topAndBottom" anchorx="page"/>
              </v:shape>
            </w:pict>
          </mc:Fallback>
        </mc:AlternateContent>
      </w:r>
    </w:p>
    <w:p w14:paraId="1A610B1D" w14:textId="77777777" w:rsidR="00E21A6E" w:rsidRDefault="00E21A6E">
      <w:pPr>
        <w:pStyle w:val="BodyText"/>
        <w:spacing w:before="154"/>
        <w:rPr>
          <w:b/>
          <w:sz w:val="36"/>
        </w:rPr>
      </w:pPr>
    </w:p>
    <w:p w14:paraId="17F4101C" w14:textId="77777777" w:rsidR="00E21A6E" w:rsidRDefault="008779A1">
      <w:pPr>
        <w:spacing w:line="602" w:lineRule="auto"/>
        <w:ind w:left="2650" w:right="2652"/>
        <w:jc w:val="center"/>
        <w:rPr>
          <w:sz w:val="32"/>
        </w:rPr>
      </w:pPr>
      <w:r>
        <w:rPr>
          <w:sz w:val="32"/>
        </w:rPr>
        <w:t>Supervisor:</w:t>
      </w:r>
      <w:r>
        <w:rPr>
          <w:spacing w:val="-15"/>
          <w:sz w:val="32"/>
        </w:rPr>
        <w:t xml:space="preserve"> </w:t>
      </w:r>
      <w:r>
        <w:rPr>
          <w:sz w:val="32"/>
        </w:rPr>
        <w:t>Dr</w:t>
      </w:r>
      <w:r>
        <w:rPr>
          <w:spacing w:val="-15"/>
          <w:sz w:val="32"/>
        </w:rPr>
        <w:t xml:space="preserve"> </w:t>
      </w:r>
      <w:r>
        <w:rPr>
          <w:sz w:val="32"/>
        </w:rPr>
        <w:t>Sumaira</w:t>
      </w:r>
      <w:r>
        <w:rPr>
          <w:spacing w:val="-14"/>
          <w:sz w:val="32"/>
        </w:rPr>
        <w:t xml:space="preserve"> </w:t>
      </w:r>
      <w:r>
        <w:rPr>
          <w:sz w:val="32"/>
        </w:rPr>
        <w:t>Farid Manahil Ahmad 231557</w:t>
      </w:r>
    </w:p>
    <w:p w14:paraId="091ABAF9" w14:textId="77777777" w:rsidR="00E21A6E" w:rsidRDefault="008779A1">
      <w:pPr>
        <w:spacing w:line="362" w:lineRule="exact"/>
        <w:ind w:left="1" w:right="1"/>
        <w:jc w:val="center"/>
        <w:rPr>
          <w:sz w:val="32"/>
        </w:rPr>
      </w:pPr>
      <w:r>
        <w:rPr>
          <w:sz w:val="32"/>
        </w:rPr>
        <w:t>Sumaiyyah</w:t>
      </w:r>
      <w:r>
        <w:rPr>
          <w:spacing w:val="-13"/>
          <w:sz w:val="32"/>
        </w:rPr>
        <w:t xml:space="preserve"> </w:t>
      </w:r>
      <w:r>
        <w:rPr>
          <w:sz w:val="32"/>
        </w:rPr>
        <w:t>Masood</w:t>
      </w:r>
      <w:r>
        <w:rPr>
          <w:spacing w:val="-13"/>
          <w:sz w:val="32"/>
        </w:rPr>
        <w:t xml:space="preserve"> </w:t>
      </w:r>
      <w:r>
        <w:rPr>
          <w:spacing w:val="-2"/>
          <w:sz w:val="32"/>
        </w:rPr>
        <w:t>231596</w:t>
      </w:r>
    </w:p>
    <w:p w14:paraId="618389CB" w14:textId="77777777" w:rsidR="00E21A6E" w:rsidRDefault="00E21A6E">
      <w:pPr>
        <w:pStyle w:val="BodyText"/>
        <w:spacing w:before="184"/>
        <w:rPr>
          <w:sz w:val="32"/>
        </w:rPr>
      </w:pPr>
    </w:p>
    <w:p w14:paraId="0E4A1873" w14:textId="77777777" w:rsidR="00E21A6E" w:rsidRDefault="008779A1">
      <w:pPr>
        <w:ind w:right="1"/>
        <w:jc w:val="center"/>
        <w:rPr>
          <w:sz w:val="32"/>
        </w:rPr>
      </w:pPr>
      <w:r>
        <w:rPr>
          <w:sz w:val="32"/>
        </w:rPr>
        <w:t>Shanawar</w:t>
      </w:r>
      <w:r>
        <w:rPr>
          <w:spacing w:val="-11"/>
          <w:sz w:val="32"/>
        </w:rPr>
        <w:t xml:space="preserve"> </w:t>
      </w:r>
      <w:r>
        <w:rPr>
          <w:sz w:val="32"/>
        </w:rPr>
        <w:t>Raza</w:t>
      </w:r>
      <w:r>
        <w:rPr>
          <w:spacing w:val="-11"/>
          <w:sz w:val="32"/>
        </w:rPr>
        <w:t xml:space="preserve"> </w:t>
      </w:r>
      <w:r>
        <w:rPr>
          <w:spacing w:val="-2"/>
          <w:sz w:val="32"/>
        </w:rPr>
        <w:t>231593</w:t>
      </w:r>
    </w:p>
    <w:p w14:paraId="4B98B63D" w14:textId="77777777" w:rsidR="00E21A6E" w:rsidRDefault="00E21A6E">
      <w:pPr>
        <w:pStyle w:val="BodyText"/>
        <w:rPr>
          <w:sz w:val="20"/>
        </w:rPr>
      </w:pPr>
    </w:p>
    <w:p w14:paraId="3C94206C" w14:textId="77777777" w:rsidR="00E21A6E" w:rsidRDefault="008779A1">
      <w:pPr>
        <w:pStyle w:val="BodyText"/>
        <w:spacing w:before="87"/>
        <w:rPr>
          <w:sz w:val="20"/>
        </w:rPr>
      </w:pPr>
      <w:r>
        <w:rPr>
          <w:noProof/>
          <w:sz w:val="20"/>
        </w:rPr>
        <mc:AlternateContent>
          <mc:Choice Requires="wps">
            <w:drawing>
              <wp:anchor distT="0" distB="0" distL="0" distR="0" simplePos="0" relativeHeight="487588352" behindDoc="1" locked="0" layoutInCell="1" allowOverlap="1" wp14:anchorId="41F5FFF0" wp14:editId="156860EC">
                <wp:simplePos x="0" y="0"/>
                <wp:positionH relativeFrom="page">
                  <wp:posOffset>706119</wp:posOffset>
                </wp:positionH>
                <wp:positionV relativeFrom="paragraph">
                  <wp:posOffset>216522</wp:posOffset>
                </wp:positionV>
                <wp:extent cx="6219825" cy="1016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0160"/>
                        </a:xfrm>
                        <a:custGeom>
                          <a:avLst/>
                          <a:gdLst/>
                          <a:ahLst/>
                          <a:cxnLst/>
                          <a:rect l="l" t="t" r="r" b="b"/>
                          <a:pathLst>
                            <a:path w="6219825" h="10160">
                              <a:moveTo>
                                <a:pt x="0" y="10159"/>
                              </a:moveTo>
                              <a:lnTo>
                                <a:pt x="621982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61094" id="Graphic 4" o:spid="_x0000_s1026" style="position:absolute;margin-left:55.6pt;margin-top:17.05pt;width:489.75pt;height:.8pt;z-index:-15728128;visibility:visible;mso-wrap-style:square;mso-wrap-distance-left:0;mso-wrap-distance-top:0;mso-wrap-distance-right:0;mso-wrap-distance-bottom:0;mso-position-horizontal:absolute;mso-position-horizontal-relative:page;mso-position-vertical:absolute;mso-position-vertical-relative:text;v-text-anchor:top" coordsize="621982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" path="m,10159l6219825,e" filled="f" strokeweight=".26456mm">
                <v:path arrowok="t"/>
                <w10:wrap type="topAndBottom" anchorx="page"/>
              </v:shape>
            </w:pict>
          </mc:Fallback>
        </mc:AlternateContent>
      </w:r>
    </w:p>
    <w:p w14:paraId="19AC960B" w14:textId="77777777" w:rsidR="00E21A6E" w:rsidRDefault="00E21A6E">
      <w:pPr>
        <w:pStyle w:val="BodyText"/>
        <w:rPr>
          <w:sz w:val="20"/>
        </w:rPr>
        <w:sectPr w:rsidR="00E21A6E">
          <w:footerReference w:type="default" r:id="rId8"/>
          <w:type w:val="continuous"/>
          <w:pgSz w:w="12240" w:h="15840"/>
          <w:pgMar w:top="144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D04F06D" w14:textId="77777777" w:rsidR="00E21A6E" w:rsidRDefault="008779A1">
      <w:pPr>
        <w:spacing w:before="78"/>
        <w:ind w:left="374"/>
        <w:rPr>
          <w:b/>
          <w:sz w:val="28"/>
        </w:rPr>
      </w:pPr>
      <w:r>
        <w:rPr>
          <w:b/>
          <w:sz w:val="28"/>
        </w:rPr>
        <w:lastRenderedPageBreak/>
        <w:t>Supervisor</w:t>
      </w:r>
      <w:r>
        <w:rPr>
          <w:b/>
          <w:spacing w:val="-6"/>
          <w:sz w:val="28"/>
        </w:rPr>
        <w:t xml:space="preserve"> </w:t>
      </w:r>
      <w:r>
        <w:rPr>
          <w:b/>
          <w:sz w:val="28"/>
        </w:rPr>
        <w:t>Meeting</w:t>
      </w:r>
      <w:r>
        <w:rPr>
          <w:b/>
          <w:spacing w:val="-8"/>
          <w:sz w:val="28"/>
        </w:rPr>
        <w:t xml:space="preserve"> </w:t>
      </w:r>
      <w:r>
        <w:rPr>
          <w:b/>
          <w:spacing w:val="-4"/>
          <w:sz w:val="28"/>
        </w:rPr>
        <w:t>Log:</w:t>
      </w:r>
    </w:p>
    <w:p w14:paraId="11884391" w14:textId="77777777" w:rsidR="00E21A6E" w:rsidRDefault="00E21A6E">
      <w:pPr>
        <w:pStyle w:val="BodyText"/>
        <w:spacing w:before="1" w:after="1"/>
        <w:rPr>
          <w:b/>
          <w:sz w:val="14"/>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2792"/>
        <w:gridCol w:w="2609"/>
        <w:gridCol w:w="2432"/>
      </w:tblGrid>
      <w:tr w:rsidR="00E21A6E" w14:paraId="5839567F" w14:textId="77777777">
        <w:trPr>
          <w:trHeight w:val="781"/>
        </w:trPr>
        <w:tc>
          <w:tcPr>
            <w:tcW w:w="1800" w:type="dxa"/>
          </w:tcPr>
          <w:p w14:paraId="3394CD78" w14:textId="77777777" w:rsidR="00E21A6E" w:rsidRDefault="008779A1">
            <w:pPr>
              <w:pStyle w:val="TableParagraph"/>
              <w:spacing w:before="99"/>
              <w:rPr>
                <w:b/>
                <w:sz w:val="24"/>
              </w:rPr>
            </w:pPr>
            <w:r>
              <w:rPr>
                <w:b/>
                <w:spacing w:val="-4"/>
                <w:sz w:val="24"/>
              </w:rPr>
              <w:t>Date</w:t>
            </w:r>
          </w:p>
        </w:tc>
        <w:tc>
          <w:tcPr>
            <w:tcW w:w="2792" w:type="dxa"/>
          </w:tcPr>
          <w:p w14:paraId="6E9B4C7B" w14:textId="77777777" w:rsidR="00E21A6E" w:rsidRDefault="008779A1">
            <w:pPr>
              <w:pStyle w:val="TableParagraph"/>
              <w:spacing w:before="99"/>
              <w:ind w:left="215"/>
              <w:rPr>
                <w:b/>
                <w:sz w:val="24"/>
              </w:rPr>
            </w:pPr>
            <w:r>
              <w:rPr>
                <w:b/>
                <w:spacing w:val="-2"/>
                <w:sz w:val="24"/>
              </w:rPr>
              <w:t>Discussion</w:t>
            </w:r>
          </w:p>
        </w:tc>
        <w:tc>
          <w:tcPr>
            <w:tcW w:w="2609" w:type="dxa"/>
          </w:tcPr>
          <w:p w14:paraId="56D20D5C" w14:textId="77777777" w:rsidR="00E21A6E" w:rsidRDefault="008779A1">
            <w:pPr>
              <w:pStyle w:val="TableParagraph"/>
              <w:spacing w:before="99"/>
              <w:ind w:left="217"/>
              <w:rPr>
                <w:b/>
                <w:sz w:val="24"/>
              </w:rPr>
            </w:pPr>
            <w:r>
              <w:rPr>
                <w:b/>
                <w:sz w:val="24"/>
              </w:rPr>
              <w:t xml:space="preserve">Task </w:t>
            </w:r>
            <w:r>
              <w:rPr>
                <w:b/>
                <w:spacing w:val="-2"/>
                <w:sz w:val="24"/>
              </w:rPr>
              <w:t>Assignment</w:t>
            </w:r>
          </w:p>
        </w:tc>
        <w:tc>
          <w:tcPr>
            <w:tcW w:w="2432" w:type="dxa"/>
          </w:tcPr>
          <w:p w14:paraId="535753DE" w14:textId="77777777" w:rsidR="00E21A6E" w:rsidRDefault="008779A1">
            <w:pPr>
              <w:pStyle w:val="TableParagraph"/>
              <w:spacing w:before="99"/>
              <w:rPr>
                <w:b/>
                <w:sz w:val="24"/>
              </w:rPr>
            </w:pPr>
            <w:r>
              <w:rPr>
                <w:b/>
                <w:sz w:val="24"/>
              </w:rPr>
              <w:t>Supervisor</w:t>
            </w:r>
            <w:r>
              <w:rPr>
                <w:b/>
                <w:spacing w:val="-2"/>
                <w:sz w:val="24"/>
              </w:rPr>
              <w:t xml:space="preserve"> Signature</w:t>
            </w:r>
          </w:p>
        </w:tc>
      </w:tr>
      <w:tr w:rsidR="00E21A6E" w14:paraId="18C71969" w14:textId="77777777">
        <w:trPr>
          <w:trHeight w:val="1856"/>
        </w:trPr>
        <w:tc>
          <w:tcPr>
            <w:tcW w:w="1800" w:type="dxa"/>
          </w:tcPr>
          <w:p w14:paraId="2AB820BA" w14:textId="77777777" w:rsidR="00E21A6E" w:rsidRDefault="008779A1">
            <w:pPr>
              <w:pStyle w:val="TableParagraph"/>
              <w:ind w:left="323"/>
              <w:rPr>
                <w:i/>
                <w:sz w:val="24"/>
              </w:rPr>
            </w:pPr>
            <w:r>
              <w:rPr>
                <w:i/>
                <w:sz w:val="24"/>
              </w:rPr>
              <w:t>Meeting</w:t>
            </w:r>
            <w:r>
              <w:rPr>
                <w:i/>
                <w:spacing w:val="-5"/>
                <w:sz w:val="24"/>
              </w:rPr>
              <w:t xml:space="preserve"> 01</w:t>
            </w:r>
          </w:p>
          <w:p w14:paraId="74CC4A32" w14:textId="77777777" w:rsidR="00E21A6E" w:rsidRDefault="00E21A6E">
            <w:pPr>
              <w:pStyle w:val="TableParagraph"/>
              <w:spacing w:before="108"/>
              <w:ind w:left="0"/>
              <w:rPr>
                <w:b/>
                <w:sz w:val="24"/>
              </w:rPr>
            </w:pPr>
          </w:p>
          <w:p w14:paraId="5C475D11" w14:textId="77777777" w:rsidR="00E21A6E" w:rsidRDefault="008779A1">
            <w:pPr>
              <w:pStyle w:val="TableParagraph"/>
              <w:spacing w:before="0"/>
              <w:ind w:left="213"/>
              <w:rPr>
                <w:sz w:val="24"/>
              </w:rPr>
            </w:pPr>
            <w:r>
              <w:rPr>
                <w:sz w:val="24"/>
              </w:rPr>
              <w:t>11 -</w:t>
            </w:r>
            <w:r>
              <w:rPr>
                <w:spacing w:val="-1"/>
                <w:sz w:val="24"/>
              </w:rPr>
              <w:t xml:space="preserve"> </w:t>
            </w:r>
            <w:r>
              <w:rPr>
                <w:sz w:val="24"/>
              </w:rPr>
              <w:t>02 -</w:t>
            </w:r>
            <w:r>
              <w:rPr>
                <w:spacing w:val="-1"/>
                <w:sz w:val="24"/>
              </w:rPr>
              <w:t xml:space="preserve"> </w:t>
            </w:r>
            <w:r>
              <w:rPr>
                <w:spacing w:val="-4"/>
                <w:sz w:val="24"/>
              </w:rPr>
              <w:t>2026</w:t>
            </w:r>
          </w:p>
        </w:tc>
        <w:tc>
          <w:tcPr>
            <w:tcW w:w="2792" w:type="dxa"/>
          </w:tcPr>
          <w:p w14:paraId="38CA4D96" w14:textId="77777777" w:rsidR="00E21A6E" w:rsidRDefault="008779A1">
            <w:pPr>
              <w:pStyle w:val="TableParagraph"/>
              <w:spacing w:line="360" w:lineRule="auto"/>
              <w:ind w:left="215" w:right="129" w:hanging="5"/>
              <w:jc w:val="both"/>
              <w:rPr>
                <w:sz w:val="24"/>
              </w:rPr>
            </w:pPr>
            <w:r>
              <w:rPr>
                <w:sz w:val="24"/>
              </w:rPr>
              <w:t>Discussed possible FYP ideas related to secure exam systems and AI- based monitoring.</w:t>
            </w:r>
          </w:p>
        </w:tc>
        <w:tc>
          <w:tcPr>
            <w:tcW w:w="2609" w:type="dxa"/>
          </w:tcPr>
          <w:p w14:paraId="440F495C" w14:textId="77777777" w:rsidR="00E21A6E" w:rsidRDefault="008779A1">
            <w:pPr>
              <w:pStyle w:val="TableParagraph"/>
              <w:spacing w:line="360" w:lineRule="auto"/>
              <w:ind w:left="212" w:right="78"/>
              <w:jc w:val="both"/>
              <w:rPr>
                <w:sz w:val="24"/>
              </w:rPr>
            </w:pPr>
            <w:r>
              <w:rPr>
                <w:sz w:val="24"/>
              </w:rPr>
              <w:t>Prepared</w:t>
            </w:r>
            <w:r>
              <w:rPr>
                <w:spacing w:val="-3"/>
                <w:sz w:val="24"/>
              </w:rPr>
              <w:t xml:space="preserve"> </w:t>
            </w:r>
            <w:r>
              <w:rPr>
                <w:sz w:val="24"/>
              </w:rPr>
              <w:t>and</w:t>
            </w:r>
            <w:r>
              <w:rPr>
                <w:spacing w:val="-5"/>
                <w:sz w:val="24"/>
              </w:rPr>
              <w:t xml:space="preserve"> </w:t>
            </w:r>
            <w:r>
              <w:rPr>
                <w:sz w:val="24"/>
              </w:rPr>
              <w:t>submitted the initial project proposal and basic system overview.</w:t>
            </w:r>
          </w:p>
        </w:tc>
        <w:tc>
          <w:tcPr>
            <w:tcW w:w="2432" w:type="dxa"/>
          </w:tcPr>
          <w:p w14:paraId="197E2E68" w14:textId="77777777" w:rsidR="00E21A6E" w:rsidRDefault="00E21A6E">
            <w:pPr>
              <w:pStyle w:val="TableParagraph"/>
              <w:spacing w:before="0"/>
              <w:ind w:left="0"/>
              <w:rPr>
                <w:sz w:val="24"/>
              </w:rPr>
            </w:pPr>
          </w:p>
        </w:tc>
      </w:tr>
      <w:tr w:rsidR="00E21A6E" w14:paraId="526739FB" w14:textId="77777777">
        <w:trPr>
          <w:trHeight w:val="2270"/>
        </w:trPr>
        <w:tc>
          <w:tcPr>
            <w:tcW w:w="1800" w:type="dxa"/>
          </w:tcPr>
          <w:p w14:paraId="29268B84" w14:textId="77777777" w:rsidR="00E21A6E" w:rsidRDefault="008779A1">
            <w:pPr>
              <w:pStyle w:val="TableParagraph"/>
              <w:spacing w:before="95"/>
              <w:ind w:left="323"/>
              <w:rPr>
                <w:i/>
                <w:sz w:val="24"/>
              </w:rPr>
            </w:pPr>
            <w:r>
              <w:rPr>
                <w:i/>
                <w:sz w:val="24"/>
              </w:rPr>
              <w:t>Meeting</w:t>
            </w:r>
            <w:r>
              <w:rPr>
                <w:i/>
                <w:spacing w:val="-5"/>
                <w:sz w:val="24"/>
              </w:rPr>
              <w:t xml:space="preserve"> 02</w:t>
            </w:r>
          </w:p>
          <w:p w14:paraId="46C30D89" w14:textId="77777777" w:rsidR="00E21A6E" w:rsidRDefault="008779A1">
            <w:pPr>
              <w:pStyle w:val="TableParagraph"/>
              <w:spacing w:before="137"/>
              <w:ind w:left="323"/>
              <w:rPr>
                <w:sz w:val="24"/>
              </w:rPr>
            </w:pPr>
            <w:r>
              <w:rPr>
                <w:sz w:val="24"/>
              </w:rPr>
              <w:t>27</w:t>
            </w:r>
            <w:r>
              <w:rPr>
                <w:spacing w:val="-1"/>
                <w:sz w:val="24"/>
              </w:rPr>
              <w:t xml:space="preserve"> </w:t>
            </w:r>
            <w:r>
              <w:rPr>
                <w:sz w:val="24"/>
              </w:rPr>
              <w:t>-</w:t>
            </w:r>
            <w:r>
              <w:rPr>
                <w:spacing w:val="-1"/>
                <w:sz w:val="24"/>
              </w:rPr>
              <w:t xml:space="preserve"> </w:t>
            </w:r>
            <w:r>
              <w:rPr>
                <w:sz w:val="24"/>
              </w:rPr>
              <w:t>02 -</w:t>
            </w:r>
            <w:r>
              <w:rPr>
                <w:spacing w:val="-1"/>
                <w:sz w:val="24"/>
              </w:rPr>
              <w:t xml:space="preserve"> </w:t>
            </w:r>
            <w:r>
              <w:rPr>
                <w:spacing w:val="-4"/>
                <w:sz w:val="24"/>
              </w:rPr>
              <w:t>2026</w:t>
            </w:r>
          </w:p>
        </w:tc>
        <w:tc>
          <w:tcPr>
            <w:tcW w:w="2792" w:type="dxa"/>
          </w:tcPr>
          <w:p w14:paraId="43EB1EA8" w14:textId="77777777" w:rsidR="00E21A6E" w:rsidRDefault="008779A1">
            <w:pPr>
              <w:pStyle w:val="TableParagraph"/>
              <w:spacing w:before="95" w:line="360" w:lineRule="auto"/>
              <w:ind w:left="215" w:right="130" w:hanging="5"/>
              <w:jc w:val="both"/>
              <w:rPr>
                <w:sz w:val="24"/>
              </w:rPr>
            </w:pPr>
            <w:r>
              <w:rPr>
                <w:sz w:val="24"/>
              </w:rPr>
              <w:t>Reviewed the initial proposal, clarified the project scope.</w:t>
            </w:r>
          </w:p>
        </w:tc>
        <w:tc>
          <w:tcPr>
            <w:tcW w:w="2609" w:type="dxa"/>
          </w:tcPr>
          <w:p w14:paraId="2E03DD5D" w14:textId="77777777" w:rsidR="00E21A6E" w:rsidRDefault="008779A1">
            <w:pPr>
              <w:pStyle w:val="TableParagraph"/>
              <w:tabs>
                <w:tab w:val="left" w:pos="2265"/>
              </w:tabs>
              <w:spacing w:before="95" w:line="360" w:lineRule="auto"/>
              <w:ind w:left="212" w:right="81"/>
              <w:jc w:val="both"/>
              <w:rPr>
                <w:sz w:val="24"/>
              </w:rPr>
            </w:pPr>
            <w:r>
              <w:rPr>
                <w:sz w:val="24"/>
              </w:rPr>
              <w:t>Revised</w:t>
            </w:r>
            <w:r>
              <w:rPr>
                <w:spacing w:val="-6"/>
                <w:sz w:val="24"/>
              </w:rPr>
              <w:t xml:space="preserve"> </w:t>
            </w:r>
            <w:r>
              <w:rPr>
                <w:sz w:val="24"/>
              </w:rPr>
              <w:t>proposal</w:t>
            </w:r>
            <w:r>
              <w:rPr>
                <w:spacing w:val="-5"/>
                <w:sz w:val="24"/>
              </w:rPr>
              <w:t xml:space="preserve"> </w:t>
            </w:r>
            <w:r>
              <w:rPr>
                <w:sz w:val="24"/>
              </w:rPr>
              <w:t xml:space="preserve">based on feedback and begin </w:t>
            </w:r>
            <w:r>
              <w:rPr>
                <w:spacing w:val="-2"/>
                <w:sz w:val="24"/>
              </w:rPr>
              <w:t>research</w:t>
            </w:r>
            <w:r>
              <w:rPr>
                <w:sz w:val="24"/>
              </w:rPr>
              <w:tab/>
            </w:r>
            <w:r>
              <w:rPr>
                <w:spacing w:val="-5"/>
                <w:sz w:val="24"/>
              </w:rPr>
              <w:t>on</w:t>
            </w:r>
          </w:p>
          <w:p w14:paraId="654FF374" w14:textId="77777777" w:rsidR="00E21A6E" w:rsidRDefault="008779A1">
            <w:pPr>
              <w:pStyle w:val="TableParagraph"/>
              <w:tabs>
                <w:tab w:val="left" w:pos="2158"/>
              </w:tabs>
              <w:spacing w:before="0" w:line="360" w:lineRule="auto"/>
              <w:ind w:left="212" w:right="82"/>
              <w:jc w:val="both"/>
              <w:rPr>
                <w:sz w:val="24"/>
              </w:rPr>
            </w:pPr>
            <w:r>
              <w:rPr>
                <w:spacing w:val="-2"/>
                <w:sz w:val="24"/>
              </w:rPr>
              <w:t>technologies</w:t>
            </w:r>
            <w:r>
              <w:rPr>
                <w:sz w:val="24"/>
              </w:rPr>
              <w:tab/>
            </w:r>
            <w:r>
              <w:rPr>
                <w:spacing w:val="-4"/>
                <w:sz w:val="24"/>
              </w:rPr>
              <w:t xml:space="preserve">and </w:t>
            </w:r>
            <w:r>
              <w:rPr>
                <w:sz w:val="24"/>
              </w:rPr>
              <w:t>existing systems.</w:t>
            </w:r>
          </w:p>
        </w:tc>
        <w:tc>
          <w:tcPr>
            <w:tcW w:w="2432" w:type="dxa"/>
          </w:tcPr>
          <w:p w14:paraId="473B8B99" w14:textId="77777777" w:rsidR="00E21A6E" w:rsidRDefault="00E21A6E">
            <w:pPr>
              <w:pStyle w:val="TableParagraph"/>
              <w:spacing w:before="0"/>
              <w:ind w:left="0"/>
              <w:rPr>
                <w:sz w:val="24"/>
              </w:rPr>
            </w:pPr>
          </w:p>
        </w:tc>
      </w:tr>
      <w:tr w:rsidR="00E21A6E" w14:paraId="5454E2EF" w14:textId="77777777">
        <w:trPr>
          <w:trHeight w:val="1028"/>
        </w:trPr>
        <w:tc>
          <w:tcPr>
            <w:tcW w:w="1800" w:type="dxa"/>
          </w:tcPr>
          <w:p w14:paraId="5D28445F" w14:textId="77777777" w:rsidR="00E21A6E" w:rsidRDefault="008779A1">
            <w:pPr>
              <w:pStyle w:val="TableParagraph"/>
              <w:ind w:left="323"/>
              <w:rPr>
                <w:i/>
                <w:sz w:val="24"/>
              </w:rPr>
            </w:pPr>
            <w:r>
              <w:rPr>
                <w:i/>
                <w:sz w:val="24"/>
              </w:rPr>
              <w:t>Meeting</w:t>
            </w:r>
            <w:r>
              <w:rPr>
                <w:i/>
                <w:spacing w:val="-5"/>
                <w:sz w:val="24"/>
              </w:rPr>
              <w:t xml:space="preserve"> 03</w:t>
            </w:r>
          </w:p>
          <w:p w14:paraId="6CD3E9D1" w14:textId="77777777" w:rsidR="00E21A6E" w:rsidRDefault="008779A1">
            <w:pPr>
              <w:pStyle w:val="TableParagraph"/>
              <w:spacing w:before="140"/>
              <w:ind w:left="323"/>
              <w:rPr>
                <w:sz w:val="24"/>
              </w:rPr>
            </w:pPr>
            <w:r>
              <w:rPr>
                <w:sz w:val="24"/>
              </w:rPr>
              <w:t>06</w:t>
            </w:r>
            <w:r>
              <w:rPr>
                <w:spacing w:val="-1"/>
                <w:sz w:val="24"/>
              </w:rPr>
              <w:t xml:space="preserve"> </w:t>
            </w:r>
            <w:r>
              <w:rPr>
                <w:sz w:val="24"/>
              </w:rPr>
              <w:t>-</w:t>
            </w:r>
            <w:r>
              <w:rPr>
                <w:spacing w:val="-1"/>
                <w:sz w:val="24"/>
              </w:rPr>
              <w:t xml:space="preserve"> </w:t>
            </w:r>
            <w:r>
              <w:rPr>
                <w:sz w:val="24"/>
              </w:rPr>
              <w:t>03 -</w:t>
            </w:r>
            <w:r>
              <w:rPr>
                <w:spacing w:val="-1"/>
                <w:sz w:val="24"/>
              </w:rPr>
              <w:t xml:space="preserve"> </w:t>
            </w:r>
            <w:r>
              <w:rPr>
                <w:spacing w:val="-4"/>
                <w:sz w:val="24"/>
              </w:rPr>
              <w:t>2026</w:t>
            </w:r>
          </w:p>
        </w:tc>
        <w:tc>
          <w:tcPr>
            <w:tcW w:w="2792" w:type="dxa"/>
          </w:tcPr>
          <w:p w14:paraId="18BDFA0E" w14:textId="77777777" w:rsidR="00E21A6E" w:rsidRDefault="008779A1">
            <w:pPr>
              <w:pStyle w:val="TableParagraph"/>
              <w:spacing w:line="360" w:lineRule="auto"/>
              <w:ind w:left="215" w:hanging="5"/>
              <w:rPr>
                <w:sz w:val="24"/>
              </w:rPr>
            </w:pPr>
            <w:r>
              <w:rPr>
                <w:sz w:val="24"/>
              </w:rPr>
              <w:t>Initial</w:t>
            </w:r>
            <w:r>
              <w:rPr>
                <w:spacing w:val="-15"/>
                <w:sz w:val="24"/>
              </w:rPr>
              <w:t xml:space="preserve"> </w:t>
            </w:r>
            <w:r>
              <w:rPr>
                <w:sz w:val="24"/>
              </w:rPr>
              <w:t>Module</w:t>
            </w:r>
            <w:r>
              <w:rPr>
                <w:spacing w:val="-15"/>
                <w:sz w:val="24"/>
              </w:rPr>
              <w:t xml:space="preserve"> </w:t>
            </w:r>
            <w:r>
              <w:rPr>
                <w:sz w:val="24"/>
              </w:rPr>
              <w:t>discussion of the system.</w:t>
            </w:r>
          </w:p>
        </w:tc>
        <w:tc>
          <w:tcPr>
            <w:tcW w:w="2609" w:type="dxa"/>
          </w:tcPr>
          <w:p w14:paraId="4B2E99C4" w14:textId="77777777" w:rsidR="00E21A6E" w:rsidRDefault="008779A1">
            <w:pPr>
              <w:pStyle w:val="TableParagraph"/>
              <w:tabs>
                <w:tab w:val="left" w:pos="1352"/>
                <w:tab w:val="left" w:pos="1745"/>
              </w:tabs>
              <w:spacing w:line="360" w:lineRule="auto"/>
              <w:ind w:left="212" w:right="82"/>
              <w:rPr>
                <w:sz w:val="24"/>
              </w:rPr>
            </w:pPr>
            <w:r>
              <w:rPr>
                <w:spacing w:val="-2"/>
                <w:sz w:val="24"/>
              </w:rPr>
              <w:t>Prepared</w:t>
            </w:r>
            <w:r>
              <w:rPr>
                <w:sz w:val="24"/>
              </w:rPr>
              <w:tab/>
            </w:r>
            <w:r>
              <w:rPr>
                <w:spacing w:val="-10"/>
                <w:sz w:val="24"/>
              </w:rPr>
              <w:t>a</w:t>
            </w:r>
            <w:r>
              <w:rPr>
                <w:sz w:val="24"/>
              </w:rPr>
              <w:tab/>
            </w:r>
            <w:r>
              <w:rPr>
                <w:spacing w:val="-2"/>
                <w:sz w:val="24"/>
              </w:rPr>
              <w:t xml:space="preserve">detailed </w:t>
            </w:r>
            <w:r>
              <w:rPr>
                <w:sz w:val="24"/>
              </w:rPr>
              <w:t>module breakdown.</w:t>
            </w:r>
          </w:p>
        </w:tc>
        <w:tc>
          <w:tcPr>
            <w:tcW w:w="2432" w:type="dxa"/>
          </w:tcPr>
          <w:p w14:paraId="55CDD443" w14:textId="77777777" w:rsidR="00E21A6E" w:rsidRDefault="00E21A6E">
            <w:pPr>
              <w:pStyle w:val="TableParagraph"/>
              <w:spacing w:before="0"/>
              <w:ind w:left="0"/>
              <w:rPr>
                <w:sz w:val="24"/>
              </w:rPr>
            </w:pPr>
          </w:p>
        </w:tc>
      </w:tr>
      <w:tr w:rsidR="00E21A6E" w14:paraId="558A8C74" w14:textId="77777777">
        <w:trPr>
          <w:trHeight w:val="1610"/>
        </w:trPr>
        <w:tc>
          <w:tcPr>
            <w:tcW w:w="1800" w:type="dxa"/>
          </w:tcPr>
          <w:p w14:paraId="5792C76F" w14:textId="77777777" w:rsidR="00E21A6E" w:rsidRDefault="008779A1">
            <w:pPr>
              <w:pStyle w:val="TableParagraph"/>
              <w:spacing w:before="95"/>
              <w:ind w:left="213"/>
              <w:rPr>
                <w:i/>
                <w:sz w:val="24"/>
              </w:rPr>
            </w:pPr>
            <w:r>
              <w:rPr>
                <w:i/>
                <w:sz w:val="24"/>
              </w:rPr>
              <w:t>Meeting</w:t>
            </w:r>
            <w:r>
              <w:rPr>
                <w:i/>
                <w:spacing w:val="-5"/>
                <w:sz w:val="24"/>
              </w:rPr>
              <w:t xml:space="preserve"> 04</w:t>
            </w:r>
          </w:p>
          <w:p w14:paraId="34F9DAA5" w14:textId="77777777" w:rsidR="00E21A6E" w:rsidRDefault="00E21A6E">
            <w:pPr>
              <w:pStyle w:val="TableParagraph"/>
              <w:spacing w:before="108"/>
              <w:ind w:left="0"/>
              <w:rPr>
                <w:b/>
                <w:sz w:val="24"/>
              </w:rPr>
            </w:pPr>
          </w:p>
          <w:p w14:paraId="7045C64D" w14:textId="77777777" w:rsidR="00E21A6E" w:rsidRDefault="008779A1">
            <w:pPr>
              <w:pStyle w:val="TableParagraph"/>
              <w:spacing w:before="0"/>
              <w:ind w:left="213"/>
              <w:rPr>
                <w:sz w:val="24"/>
              </w:rPr>
            </w:pPr>
            <w:r>
              <w:rPr>
                <w:sz w:val="24"/>
              </w:rPr>
              <w:t>09 -</w:t>
            </w:r>
            <w:r>
              <w:rPr>
                <w:spacing w:val="-1"/>
                <w:sz w:val="24"/>
              </w:rPr>
              <w:t xml:space="preserve"> </w:t>
            </w:r>
            <w:r>
              <w:rPr>
                <w:sz w:val="24"/>
              </w:rPr>
              <w:t>03 -</w:t>
            </w:r>
            <w:r>
              <w:rPr>
                <w:spacing w:val="-1"/>
                <w:sz w:val="24"/>
              </w:rPr>
              <w:t xml:space="preserve"> </w:t>
            </w:r>
            <w:r>
              <w:rPr>
                <w:spacing w:val="-4"/>
                <w:sz w:val="24"/>
              </w:rPr>
              <w:t>2026</w:t>
            </w:r>
          </w:p>
        </w:tc>
        <w:tc>
          <w:tcPr>
            <w:tcW w:w="2792" w:type="dxa"/>
          </w:tcPr>
          <w:p w14:paraId="3FD57A6C" w14:textId="77777777" w:rsidR="00E21A6E" w:rsidRDefault="008779A1">
            <w:pPr>
              <w:pStyle w:val="TableParagraph"/>
              <w:spacing w:before="95" w:line="360" w:lineRule="auto"/>
              <w:ind w:left="227" w:right="129" w:hanging="12"/>
              <w:jc w:val="both"/>
              <w:rPr>
                <w:sz w:val="24"/>
              </w:rPr>
            </w:pPr>
            <w:r>
              <w:rPr>
                <w:sz w:val="24"/>
              </w:rPr>
              <w:t xml:space="preserve">Final discussion of the modules and confirmed </w:t>
            </w:r>
            <w:r>
              <w:rPr>
                <w:spacing w:val="-2"/>
                <w:sz w:val="24"/>
              </w:rPr>
              <w:t>proposal.</w:t>
            </w:r>
          </w:p>
        </w:tc>
        <w:tc>
          <w:tcPr>
            <w:tcW w:w="2609" w:type="dxa"/>
          </w:tcPr>
          <w:p w14:paraId="7BC66436" w14:textId="77777777" w:rsidR="00E21A6E" w:rsidRDefault="008779A1">
            <w:pPr>
              <w:pStyle w:val="TableParagraph"/>
              <w:spacing w:before="95" w:line="360" w:lineRule="auto"/>
              <w:ind w:left="212" w:right="79"/>
              <w:jc w:val="both"/>
              <w:rPr>
                <w:sz w:val="24"/>
              </w:rPr>
            </w:pPr>
            <w:r>
              <w:rPr>
                <w:sz w:val="24"/>
              </w:rPr>
              <w:t>Finalized module list and prepared final proposal document.</w:t>
            </w:r>
          </w:p>
        </w:tc>
        <w:tc>
          <w:tcPr>
            <w:tcW w:w="2432" w:type="dxa"/>
          </w:tcPr>
          <w:p w14:paraId="04FF69CD" w14:textId="77777777" w:rsidR="00E21A6E" w:rsidRDefault="00E21A6E">
            <w:pPr>
              <w:pStyle w:val="TableParagraph"/>
              <w:spacing w:before="0"/>
              <w:ind w:left="0"/>
              <w:rPr>
                <w:sz w:val="24"/>
              </w:rPr>
            </w:pPr>
          </w:p>
        </w:tc>
      </w:tr>
    </w:tbl>
    <w:p w14:paraId="3F3B13B6" w14:textId="77777777" w:rsidR="00E21A6E" w:rsidRDefault="00E21A6E">
      <w:pPr>
        <w:pStyle w:val="TableParagraph"/>
        <w:rPr>
          <w:sz w:val="24"/>
        </w:rPr>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586FF13A" w14:textId="77777777" w:rsidR="00E21A6E" w:rsidRDefault="008779A1">
      <w:pPr>
        <w:spacing w:before="69"/>
        <w:ind w:left="360"/>
        <w:rPr>
          <w:sz w:val="32"/>
        </w:rPr>
      </w:pPr>
      <w:r>
        <w:rPr>
          <w:color w:val="365F91"/>
          <w:sz w:val="32"/>
        </w:rPr>
        <w:lastRenderedPageBreak/>
        <w:t>Table</w:t>
      </w:r>
      <w:r>
        <w:rPr>
          <w:color w:val="365F91"/>
          <w:spacing w:val="-6"/>
          <w:sz w:val="32"/>
        </w:rPr>
        <w:t xml:space="preserve"> </w:t>
      </w:r>
      <w:r>
        <w:rPr>
          <w:color w:val="365F91"/>
          <w:sz w:val="32"/>
        </w:rPr>
        <w:t>of</w:t>
      </w:r>
      <w:r>
        <w:rPr>
          <w:color w:val="365F91"/>
          <w:spacing w:val="-4"/>
          <w:sz w:val="32"/>
        </w:rPr>
        <w:t xml:space="preserve"> </w:t>
      </w:r>
      <w:r>
        <w:rPr>
          <w:color w:val="365F91"/>
          <w:spacing w:val="-2"/>
          <w:sz w:val="32"/>
        </w:rPr>
        <w:t>Contents</w:t>
      </w:r>
    </w:p>
    <w:sdt>
      <w:sdtPr>
        <w:id w:val="-368916575"/>
        <w:docPartObj>
          <w:docPartGallery w:val="Table of Contents"/>
          <w:docPartUnique/>
        </w:docPartObj>
      </w:sdtPr>
      <w:sdtContent>
        <w:p w14:paraId="59861C2E" w14:textId="77777777" w:rsidR="00E21A6E" w:rsidRDefault="008779A1">
          <w:pPr>
            <w:pStyle w:val="TOC1"/>
            <w:tabs>
              <w:tab w:val="right" w:leader="dot" w:pos="9712"/>
            </w:tabs>
            <w:spacing w:before="188"/>
            <w:ind w:left="360" w:firstLine="0"/>
            <w:rPr>
              <w:rFonts w:ascii="Arial MT"/>
            </w:rPr>
          </w:pPr>
          <w:hyperlink w:anchor="_bookmark0" w:history="1">
            <w:r>
              <w:t>FACULTY</w:t>
            </w:r>
            <w:r>
              <w:rPr>
                <w:spacing w:val="-9"/>
              </w:rPr>
              <w:t xml:space="preserve"> </w:t>
            </w:r>
            <w:r>
              <w:t>OF</w:t>
            </w:r>
            <w:r>
              <w:rPr>
                <w:spacing w:val="-6"/>
              </w:rPr>
              <w:t xml:space="preserve"> </w:t>
            </w:r>
            <w:r>
              <w:t>COMPUTING</w:t>
            </w:r>
            <w:r>
              <w:rPr>
                <w:spacing w:val="-7"/>
              </w:rPr>
              <w:t xml:space="preserve"> </w:t>
            </w:r>
            <w:r>
              <w:t>AND</w:t>
            </w:r>
            <w:r>
              <w:rPr>
                <w:spacing w:val="-7"/>
              </w:rPr>
              <w:t xml:space="preserve"> </w:t>
            </w:r>
            <w:r>
              <w:t>ARTIFICIAL</w:t>
            </w:r>
            <w:r>
              <w:rPr>
                <w:spacing w:val="-5"/>
              </w:rPr>
              <w:t xml:space="preserve"> </w:t>
            </w:r>
            <w:r>
              <w:rPr>
                <w:spacing w:val="-2"/>
              </w:rPr>
              <w:t>INTELLIGENCE</w:t>
            </w:r>
            <w:r>
              <w:tab/>
            </w:r>
            <w:r>
              <w:rPr>
                <w:rFonts w:ascii="Arial MT"/>
                <w:spacing w:val="-10"/>
              </w:rPr>
              <w:t>1</w:t>
            </w:r>
          </w:hyperlink>
        </w:p>
        <w:p w14:paraId="08F3EFF3" w14:textId="77777777" w:rsidR="00E21A6E" w:rsidRDefault="008779A1">
          <w:pPr>
            <w:pStyle w:val="TOC1"/>
            <w:numPr>
              <w:ilvl w:val="0"/>
              <w:numId w:val="10"/>
            </w:numPr>
            <w:tabs>
              <w:tab w:val="left" w:pos="580"/>
              <w:tab w:val="right" w:leader="dot" w:pos="9712"/>
            </w:tabs>
            <w:ind w:left="580" w:hanging="220"/>
            <w:jc w:val="left"/>
            <w:rPr>
              <w:rFonts w:ascii="Arial MT"/>
            </w:rPr>
          </w:pPr>
          <w:hyperlink w:anchor="_bookmark1" w:history="1">
            <w:r>
              <w:rPr>
                <w:spacing w:val="-2"/>
              </w:rPr>
              <w:t>Introduction</w:t>
            </w:r>
            <w:r>
              <w:tab/>
            </w:r>
            <w:r>
              <w:rPr>
                <w:rFonts w:ascii="Arial MT"/>
                <w:spacing w:val="-10"/>
              </w:rPr>
              <w:t>4</w:t>
            </w:r>
          </w:hyperlink>
        </w:p>
        <w:p w14:paraId="1148EB96" w14:textId="77777777" w:rsidR="00E21A6E" w:rsidRDefault="008779A1">
          <w:pPr>
            <w:pStyle w:val="TOC1"/>
            <w:numPr>
              <w:ilvl w:val="0"/>
              <w:numId w:val="10"/>
            </w:numPr>
            <w:tabs>
              <w:tab w:val="left" w:pos="580"/>
              <w:tab w:val="right" w:leader="dot" w:pos="9712"/>
            </w:tabs>
            <w:spacing w:before="140"/>
            <w:ind w:left="580" w:hanging="220"/>
            <w:jc w:val="left"/>
            <w:rPr>
              <w:rFonts w:ascii="Arial MT"/>
            </w:rPr>
          </w:pPr>
          <w:hyperlink w:anchor="_bookmark2" w:history="1">
            <w:r>
              <w:t>Related</w:t>
            </w:r>
            <w:r>
              <w:rPr>
                <w:spacing w:val="-4"/>
              </w:rPr>
              <w:t xml:space="preserve"> </w:t>
            </w:r>
            <w:r>
              <w:t>System</w:t>
            </w:r>
            <w:r>
              <w:rPr>
                <w:spacing w:val="-6"/>
              </w:rPr>
              <w:t xml:space="preserve"> </w:t>
            </w:r>
            <w:r>
              <w:rPr>
                <w:spacing w:val="-2"/>
              </w:rPr>
              <w:t>Analysis</w:t>
            </w:r>
            <w:r>
              <w:tab/>
            </w:r>
            <w:r>
              <w:rPr>
                <w:rFonts w:ascii="Arial MT"/>
                <w:spacing w:val="-10"/>
              </w:rPr>
              <w:t>5</w:t>
            </w:r>
          </w:hyperlink>
        </w:p>
        <w:p w14:paraId="358296B6" w14:textId="77777777" w:rsidR="00E21A6E" w:rsidRDefault="008779A1">
          <w:pPr>
            <w:pStyle w:val="TOC1"/>
            <w:numPr>
              <w:ilvl w:val="0"/>
              <w:numId w:val="10"/>
            </w:numPr>
            <w:tabs>
              <w:tab w:val="left" w:pos="580"/>
              <w:tab w:val="right" w:leader="dot" w:pos="9712"/>
            </w:tabs>
            <w:ind w:left="580" w:hanging="220"/>
            <w:jc w:val="left"/>
            <w:rPr>
              <w:rFonts w:ascii="Arial MT"/>
            </w:rPr>
          </w:pPr>
          <w:hyperlink w:anchor="_bookmark3" w:history="1">
            <w:r>
              <w:t>Problem</w:t>
            </w:r>
            <w:r>
              <w:rPr>
                <w:spacing w:val="-6"/>
              </w:rPr>
              <w:t xml:space="preserve"> </w:t>
            </w:r>
            <w:r>
              <w:rPr>
                <w:spacing w:val="-2"/>
              </w:rPr>
              <w:t>Statement</w:t>
            </w:r>
            <w:r>
              <w:tab/>
            </w:r>
            <w:r>
              <w:rPr>
                <w:rFonts w:ascii="Arial MT"/>
                <w:spacing w:val="-10"/>
              </w:rPr>
              <w:t>6</w:t>
            </w:r>
          </w:hyperlink>
        </w:p>
        <w:p w14:paraId="6DDC86F3" w14:textId="77777777" w:rsidR="00E21A6E" w:rsidRDefault="008779A1">
          <w:pPr>
            <w:pStyle w:val="TOC1"/>
            <w:numPr>
              <w:ilvl w:val="0"/>
              <w:numId w:val="10"/>
            </w:numPr>
            <w:tabs>
              <w:tab w:val="left" w:pos="580"/>
              <w:tab w:val="right" w:leader="dot" w:pos="9712"/>
            </w:tabs>
            <w:ind w:left="580" w:hanging="220"/>
            <w:jc w:val="left"/>
            <w:rPr>
              <w:rFonts w:ascii="Arial MT"/>
            </w:rPr>
          </w:pPr>
          <w:hyperlink w:anchor="_bookmark4" w:history="1">
            <w:r>
              <w:t>Problem</w:t>
            </w:r>
            <w:r>
              <w:rPr>
                <w:spacing w:val="-6"/>
              </w:rPr>
              <w:t xml:space="preserve"> </w:t>
            </w:r>
            <w:r>
              <w:rPr>
                <w:spacing w:val="-2"/>
              </w:rPr>
              <w:t>Solution</w:t>
            </w:r>
            <w:r>
              <w:tab/>
            </w:r>
            <w:r>
              <w:rPr>
                <w:rFonts w:ascii="Arial MT"/>
                <w:spacing w:val="-10"/>
              </w:rPr>
              <w:t>6</w:t>
            </w:r>
          </w:hyperlink>
        </w:p>
        <w:p w14:paraId="40321961" w14:textId="77777777" w:rsidR="00E21A6E" w:rsidRDefault="008779A1">
          <w:pPr>
            <w:pStyle w:val="TOC2"/>
            <w:numPr>
              <w:ilvl w:val="1"/>
              <w:numId w:val="10"/>
            </w:numPr>
            <w:tabs>
              <w:tab w:val="left" w:pos="912"/>
              <w:tab w:val="right" w:leader="dot" w:pos="9712"/>
            </w:tabs>
            <w:spacing w:before="138"/>
            <w:ind w:hanging="331"/>
            <w:rPr>
              <w:rFonts w:ascii="Arial MT"/>
            </w:rPr>
          </w:pPr>
          <w:hyperlink w:anchor="_bookmark5" w:history="1">
            <w:r>
              <w:rPr>
                <w:spacing w:val="-2"/>
              </w:rPr>
              <w:t>Objectives</w:t>
            </w:r>
            <w:r>
              <w:tab/>
            </w:r>
            <w:r>
              <w:rPr>
                <w:rFonts w:ascii="Arial MT"/>
                <w:spacing w:val="-10"/>
              </w:rPr>
              <w:t>7</w:t>
            </w:r>
          </w:hyperlink>
        </w:p>
        <w:p w14:paraId="5D0476E1" w14:textId="77777777" w:rsidR="00E21A6E" w:rsidRDefault="008779A1">
          <w:pPr>
            <w:pStyle w:val="TOC2"/>
            <w:numPr>
              <w:ilvl w:val="0"/>
              <w:numId w:val="10"/>
            </w:numPr>
            <w:tabs>
              <w:tab w:val="left" w:pos="801"/>
              <w:tab w:val="right" w:leader="dot" w:pos="9712"/>
            </w:tabs>
            <w:spacing w:before="139"/>
            <w:ind w:left="801" w:hanging="220"/>
            <w:jc w:val="left"/>
            <w:rPr>
              <w:rFonts w:ascii="Arial MT"/>
            </w:rPr>
          </w:pPr>
          <w:hyperlink w:anchor="_bookmark6" w:history="1">
            <w:r>
              <w:rPr>
                <w:spacing w:val="-2"/>
              </w:rPr>
              <w:t>Scope</w:t>
            </w:r>
            <w:r>
              <w:tab/>
            </w:r>
            <w:r>
              <w:rPr>
                <w:rFonts w:ascii="Arial MT"/>
                <w:spacing w:val="-10"/>
              </w:rPr>
              <w:t>7</w:t>
            </w:r>
          </w:hyperlink>
        </w:p>
        <w:p w14:paraId="0F516B03" w14:textId="77777777" w:rsidR="00E21A6E" w:rsidRDefault="008779A1">
          <w:pPr>
            <w:pStyle w:val="TOC2"/>
            <w:numPr>
              <w:ilvl w:val="0"/>
              <w:numId w:val="10"/>
            </w:numPr>
            <w:tabs>
              <w:tab w:val="left" w:pos="1020"/>
              <w:tab w:val="right" w:leader="dot" w:pos="9712"/>
            </w:tabs>
            <w:spacing w:before="138"/>
            <w:ind w:left="1020" w:hanging="439"/>
            <w:jc w:val="left"/>
            <w:rPr>
              <w:rFonts w:ascii="Arial MT"/>
            </w:rPr>
          </w:pPr>
          <w:hyperlink w:anchor="_bookmark7" w:history="1">
            <w:r>
              <w:rPr>
                <w:spacing w:val="-2"/>
              </w:rPr>
              <w:t>Modules</w:t>
            </w:r>
            <w:r>
              <w:tab/>
            </w:r>
            <w:r>
              <w:rPr>
                <w:rFonts w:ascii="Arial MT"/>
                <w:spacing w:val="-10"/>
              </w:rPr>
              <w:t>8</w:t>
            </w:r>
          </w:hyperlink>
        </w:p>
        <w:p w14:paraId="4182FA54" w14:textId="77777777" w:rsidR="00E21A6E" w:rsidRDefault="008779A1">
          <w:pPr>
            <w:pStyle w:val="TOC2"/>
            <w:numPr>
              <w:ilvl w:val="1"/>
              <w:numId w:val="10"/>
            </w:numPr>
            <w:tabs>
              <w:tab w:val="left" w:pos="1241"/>
              <w:tab w:val="right" w:leader="dot" w:pos="9712"/>
            </w:tabs>
            <w:ind w:left="1241" w:hanging="660"/>
            <w:rPr>
              <w:rFonts w:ascii="Arial MT"/>
            </w:rPr>
          </w:pPr>
          <w:hyperlink w:anchor="_bookmark8" w:history="1">
            <w:r>
              <w:t>Authentication</w:t>
            </w:r>
            <w:r>
              <w:rPr>
                <w:spacing w:val="-13"/>
              </w:rPr>
              <w:t xml:space="preserve"> </w:t>
            </w:r>
            <w:r>
              <w:rPr>
                <w:spacing w:val="-2"/>
              </w:rPr>
              <w:t>Module</w:t>
            </w:r>
            <w:r>
              <w:tab/>
            </w:r>
            <w:r>
              <w:rPr>
                <w:rFonts w:ascii="Arial MT"/>
                <w:spacing w:val="-10"/>
              </w:rPr>
              <w:t>8</w:t>
            </w:r>
          </w:hyperlink>
        </w:p>
        <w:p w14:paraId="58CA30BF" w14:textId="77777777" w:rsidR="00E21A6E" w:rsidRDefault="008779A1">
          <w:pPr>
            <w:pStyle w:val="TOC2"/>
            <w:numPr>
              <w:ilvl w:val="1"/>
              <w:numId w:val="10"/>
            </w:numPr>
            <w:tabs>
              <w:tab w:val="left" w:pos="1241"/>
              <w:tab w:val="right" w:leader="dot" w:pos="9712"/>
            </w:tabs>
            <w:spacing w:before="140"/>
            <w:ind w:left="1241" w:hanging="660"/>
            <w:rPr>
              <w:rFonts w:ascii="Arial MT"/>
            </w:rPr>
          </w:pPr>
          <w:hyperlink w:anchor="_bookmark9" w:history="1">
            <w:r>
              <w:t>Lab</w:t>
            </w:r>
            <w:r>
              <w:rPr>
                <w:spacing w:val="-5"/>
              </w:rPr>
              <w:t xml:space="preserve"> </w:t>
            </w:r>
            <w:r>
              <w:t>Network</w:t>
            </w:r>
            <w:r>
              <w:rPr>
                <w:spacing w:val="-8"/>
              </w:rPr>
              <w:t xml:space="preserve"> </w:t>
            </w:r>
            <w:r>
              <w:t>Validation</w:t>
            </w:r>
            <w:r>
              <w:rPr>
                <w:spacing w:val="-5"/>
              </w:rPr>
              <w:t xml:space="preserve"> </w:t>
            </w:r>
            <w:r>
              <w:t>and</w:t>
            </w:r>
            <w:r>
              <w:rPr>
                <w:spacing w:val="-5"/>
              </w:rPr>
              <w:t xml:space="preserve"> </w:t>
            </w:r>
            <w:r>
              <w:t>Communication</w:t>
            </w:r>
            <w:r>
              <w:rPr>
                <w:spacing w:val="-4"/>
              </w:rPr>
              <w:t xml:space="preserve"> </w:t>
            </w:r>
            <w:r>
              <w:rPr>
                <w:spacing w:val="-2"/>
              </w:rPr>
              <w:t>Module</w:t>
            </w:r>
            <w:r>
              <w:tab/>
            </w:r>
            <w:r>
              <w:rPr>
                <w:rFonts w:ascii="Arial MT"/>
                <w:spacing w:val="-10"/>
              </w:rPr>
              <w:t>8</w:t>
            </w:r>
          </w:hyperlink>
        </w:p>
        <w:p w14:paraId="5FBCED1F" w14:textId="2A749D67" w:rsidR="00E21A6E" w:rsidRDefault="008779A1">
          <w:pPr>
            <w:pStyle w:val="TOC2"/>
            <w:numPr>
              <w:ilvl w:val="1"/>
              <w:numId w:val="10"/>
            </w:numPr>
            <w:tabs>
              <w:tab w:val="left" w:pos="912"/>
              <w:tab w:val="right" w:leader="dot" w:pos="9712"/>
            </w:tabs>
            <w:ind w:hanging="331"/>
            <w:rPr>
              <w:rFonts w:ascii="Arial MT"/>
            </w:rPr>
          </w:pPr>
          <w:hyperlink w:anchor="_bookmark10" w:history="1">
            <w:r>
              <w:t>Exam</w:t>
            </w:r>
            <w:r>
              <w:rPr>
                <w:spacing w:val="-6"/>
              </w:rPr>
              <w:t xml:space="preserve"> </w:t>
            </w:r>
            <w:r>
              <w:t>Session</w:t>
            </w:r>
            <w:r>
              <w:rPr>
                <w:spacing w:val="-1"/>
              </w:rPr>
              <w:t xml:space="preserve"> </w:t>
            </w:r>
            <w:r>
              <w:rPr>
                <w:spacing w:val="-2"/>
              </w:rPr>
              <w:t>Management</w:t>
            </w:r>
            <w:r>
              <w:tab/>
            </w:r>
            <w:r>
              <w:rPr>
                <w:rFonts w:ascii="Arial MT"/>
                <w:spacing w:val="-10"/>
              </w:rPr>
              <w:t>8</w:t>
            </w:r>
          </w:hyperlink>
        </w:p>
        <w:p w14:paraId="6DE1A104" w14:textId="77777777" w:rsidR="00E21A6E" w:rsidRDefault="008779A1">
          <w:pPr>
            <w:pStyle w:val="TOC3"/>
            <w:numPr>
              <w:ilvl w:val="1"/>
              <w:numId w:val="10"/>
            </w:numPr>
            <w:tabs>
              <w:tab w:val="left" w:pos="1129"/>
              <w:tab w:val="right" w:leader="dot" w:pos="9712"/>
            </w:tabs>
            <w:spacing w:before="138"/>
            <w:ind w:left="1129" w:hanging="330"/>
            <w:rPr>
              <w:rFonts w:ascii="Arial MT"/>
            </w:rPr>
          </w:pPr>
          <w:hyperlink w:anchor="_bookmark11" w:history="1">
            <w:r>
              <w:t>Exam</w:t>
            </w:r>
            <w:r>
              <w:rPr>
                <w:spacing w:val="-8"/>
              </w:rPr>
              <w:t xml:space="preserve"> </w:t>
            </w:r>
            <w:r>
              <w:t>Environment</w:t>
            </w:r>
            <w:r>
              <w:rPr>
                <w:spacing w:val="-2"/>
              </w:rPr>
              <w:t xml:space="preserve"> Control</w:t>
            </w:r>
            <w:r>
              <w:tab/>
            </w:r>
            <w:r>
              <w:rPr>
                <w:rFonts w:ascii="Arial MT"/>
                <w:spacing w:val="-10"/>
              </w:rPr>
              <w:t>9</w:t>
            </w:r>
          </w:hyperlink>
        </w:p>
        <w:p w14:paraId="03EAFFBB" w14:textId="77777777" w:rsidR="00E21A6E" w:rsidRDefault="008779A1">
          <w:pPr>
            <w:pStyle w:val="TOC3"/>
            <w:numPr>
              <w:ilvl w:val="1"/>
              <w:numId w:val="10"/>
            </w:numPr>
            <w:tabs>
              <w:tab w:val="left" w:pos="1130"/>
              <w:tab w:val="right" w:leader="dot" w:pos="9712"/>
            </w:tabs>
            <w:ind w:left="1130" w:hanging="331"/>
            <w:rPr>
              <w:rFonts w:ascii="Arial MT"/>
            </w:rPr>
          </w:pPr>
          <w:hyperlink w:anchor="_bookmark12" w:history="1">
            <w:r>
              <w:t>Student</w:t>
            </w:r>
            <w:r>
              <w:rPr>
                <w:spacing w:val="-3"/>
              </w:rPr>
              <w:t xml:space="preserve"> </w:t>
            </w:r>
            <w:r>
              <w:t>Activity</w:t>
            </w:r>
            <w:r>
              <w:rPr>
                <w:spacing w:val="-7"/>
              </w:rPr>
              <w:t xml:space="preserve"> </w:t>
            </w:r>
            <w:r>
              <w:t>Tracking</w:t>
            </w:r>
            <w:r>
              <w:rPr>
                <w:spacing w:val="-7"/>
              </w:rPr>
              <w:t xml:space="preserve"> </w:t>
            </w:r>
            <w:r>
              <w:t>and</w:t>
            </w:r>
            <w:r>
              <w:rPr>
                <w:spacing w:val="-3"/>
              </w:rPr>
              <w:t xml:space="preserve"> </w:t>
            </w:r>
            <w:r>
              <w:rPr>
                <w:spacing w:val="-2"/>
              </w:rPr>
              <w:t>Reporting</w:t>
            </w:r>
            <w:r>
              <w:tab/>
            </w:r>
            <w:r>
              <w:rPr>
                <w:rFonts w:ascii="Arial MT"/>
                <w:spacing w:val="-10"/>
              </w:rPr>
              <w:t>9</w:t>
            </w:r>
          </w:hyperlink>
        </w:p>
        <w:p w14:paraId="69616459" w14:textId="77777777" w:rsidR="00E21A6E" w:rsidRDefault="008779A1">
          <w:pPr>
            <w:pStyle w:val="TOC3"/>
            <w:numPr>
              <w:ilvl w:val="1"/>
              <w:numId w:val="10"/>
            </w:numPr>
            <w:tabs>
              <w:tab w:val="left" w:pos="1130"/>
              <w:tab w:val="right" w:leader="dot" w:pos="9712"/>
            </w:tabs>
            <w:spacing w:before="139"/>
            <w:ind w:left="1130" w:hanging="331"/>
            <w:rPr>
              <w:rFonts w:ascii="Arial MT"/>
            </w:rPr>
          </w:pPr>
          <w:hyperlink w:anchor="_bookmark13" w:history="1">
            <w:r>
              <w:t>AI</w:t>
            </w:r>
            <w:r>
              <w:rPr>
                <w:spacing w:val="-7"/>
              </w:rPr>
              <w:t xml:space="preserve"> </w:t>
            </w:r>
            <w:r>
              <w:t>Cheating</w:t>
            </w:r>
            <w:r>
              <w:rPr>
                <w:spacing w:val="-6"/>
              </w:rPr>
              <w:t xml:space="preserve"> </w:t>
            </w:r>
            <w:r>
              <w:t>Detection</w:t>
            </w:r>
            <w:r>
              <w:rPr>
                <w:spacing w:val="-6"/>
              </w:rPr>
              <w:t xml:space="preserve"> </w:t>
            </w:r>
            <w:r>
              <w:rPr>
                <w:spacing w:val="-2"/>
              </w:rPr>
              <w:t>Module</w:t>
            </w:r>
            <w:r>
              <w:tab/>
            </w:r>
            <w:r>
              <w:rPr>
                <w:rFonts w:ascii="Arial MT"/>
                <w:spacing w:val="-10"/>
              </w:rPr>
              <w:t>9</w:t>
            </w:r>
          </w:hyperlink>
        </w:p>
        <w:p w14:paraId="5853AC1B" w14:textId="77777777" w:rsidR="00E21A6E" w:rsidRDefault="008779A1">
          <w:pPr>
            <w:pStyle w:val="TOC3"/>
            <w:numPr>
              <w:ilvl w:val="1"/>
              <w:numId w:val="10"/>
            </w:numPr>
            <w:tabs>
              <w:tab w:val="left" w:pos="1130"/>
              <w:tab w:val="right" w:leader="dot" w:pos="9712"/>
            </w:tabs>
            <w:spacing w:before="138"/>
            <w:ind w:left="1130" w:hanging="331"/>
            <w:rPr>
              <w:rFonts w:ascii="Arial MT"/>
            </w:rPr>
          </w:pPr>
          <w:hyperlink w:anchor="_bookmark14" w:history="1">
            <w:r>
              <w:t>Live</w:t>
            </w:r>
            <w:r>
              <w:rPr>
                <w:spacing w:val="-5"/>
              </w:rPr>
              <w:t xml:space="preserve"> </w:t>
            </w:r>
            <w:r>
              <w:t>Monitoring</w:t>
            </w:r>
            <w:r>
              <w:rPr>
                <w:spacing w:val="-6"/>
              </w:rPr>
              <w:t xml:space="preserve"> </w:t>
            </w:r>
            <w:r>
              <w:rPr>
                <w:spacing w:val="-2"/>
              </w:rPr>
              <w:t>Module</w:t>
            </w:r>
            <w:r>
              <w:tab/>
            </w:r>
            <w:r>
              <w:rPr>
                <w:rFonts w:ascii="Arial MT"/>
                <w:spacing w:val="-5"/>
              </w:rPr>
              <w:t>10</w:t>
            </w:r>
          </w:hyperlink>
        </w:p>
        <w:p w14:paraId="1CFE78BA" w14:textId="77777777" w:rsidR="00E21A6E" w:rsidRDefault="008779A1">
          <w:pPr>
            <w:pStyle w:val="TOC3"/>
            <w:numPr>
              <w:ilvl w:val="1"/>
              <w:numId w:val="10"/>
            </w:numPr>
            <w:tabs>
              <w:tab w:val="left" w:pos="1130"/>
              <w:tab w:val="right" w:leader="dot" w:pos="9712"/>
            </w:tabs>
            <w:ind w:left="1130" w:hanging="331"/>
            <w:rPr>
              <w:rFonts w:ascii="Arial MT"/>
            </w:rPr>
          </w:pPr>
          <w:hyperlink w:anchor="_bookmark15" w:history="1">
            <w:r>
              <w:t>Crash</w:t>
            </w:r>
            <w:r>
              <w:rPr>
                <w:spacing w:val="-4"/>
              </w:rPr>
              <w:t xml:space="preserve"> </w:t>
            </w:r>
            <w:r>
              <w:t>Recovery</w:t>
            </w:r>
            <w:r>
              <w:rPr>
                <w:spacing w:val="-6"/>
              </w:rPr>
              <w:t xml:space="preserve"> </w:t>
            </w:r>
            <w:r>
              <w:t>and</w:t>
            </w:r>
            <w:r>
              <w:rPr>
                <w:spacing w:val="-3"/>
              </w:rPr>
              <w:t xml:space="preserve"> </w:t>
            </w:r>
            <w:r>
              <w:t>Resume</w:t>
            </w:r>
            <w:r>
              <w:rPr>
                <w:spacing w:val="-3"/>
              </w:rPr>
              <w:t xml:space="preserve"> </w:t>
            </w:r>
            <w:r>
              <w:rPr>
                <w:spacing w:val="-2"/>
              </w:rPr>
              <w:t>Module</w:t>
            </w:r>
            <w:r>
              <w:tab/>
            </w:r>
            <w:r>
              <w:rPr>
                <w:rFonts w:ascii="Arial MT"/>
                <w:spacing w:val="-5"/>
              </w:rPr>
              <w:t>10</w:t>
            </w:r>
          </w:hyperlink>
        </w:p>
        <w:p w14:paraId="696A4724" w14:textId="77777777" w:rsidR="00E21A6E" w:rsidRDefault="008779A1">
          <w:pPr>
            <w:pStyle w:val="TOC3"/>
            <w:numPr>
              <w:ilvl w:val="1"/>
              <w:numId w:val="10"/>
            </w:numPr>
            <w:tabs>
              <w:tab w:val="left" w:pos="1130"/>
              <w:tab w:val="right" w:leader="dot" w:pos="9712"/>
            </w:tabs>
            <w:spacing w:before="140"/>
            <w:ind w:left="1130" w:hanging="331"/>
            <w:rPr>
              <w:rFonts w:ascii="Arial MT"/>
            </w:rPr>
          </w:pPr>
          <w:hyperlink w:anchor="_bookmark16" w:history="1">
            <w:r>
              <w:t>AI</w:t>
            </w:r>
            <w:r>
              <w:rPr>
                <w:spacing w:val="-8"/>
              </w:rPr>
              <w:t xml:space="preserve"> </w:t>
            </w:r>
            <w:r>
              <w:t>Exam</w:t>
            </w:r>
            <w:r>
              <w:rPr>
                <w:spacing w:val="-6"/>
              </w:rPr>
              <w:t xml:space="preserve"> </w:t>
            </w:r>
            <w:r>
              <w:t>Checking</w:t>
            </w:r>
            <w:r>
              <w:rPr>
                <w:spacing w:val="-4"/>
              </w:rPr>
              <w:t xml:space="preserve"> </w:t>
            </w:r>
            <w:r>
              <w:rPr>
                <w:spacing w:val="-2"/>
              </w:rPr>
              <w:t>Module</w:t>
            </w:r>
            <w:r>
              <w:tab/>
            </w:r>
            <w:r>
              <w:rPr>
                <w:rFonts w:ascii="Arial MT"/>
                <w:spacing w:val="-5"/>
              </w:rPr>
              <w:t>10</w:t>
            </w:r>
          </w:hyperlink>
        </w:p>
        <w:p w14:paraId="2D382C89" w14:textId="77777777" w:rsidR="00E21A6E" w:rsidRDefault="008779A1">
          <w:pPr>
            <w:pStyle w:val="TOC3"/>
            <w:numPr>
              <w:ilvl w:val="1"/>
              <w:numId w:val="10"/>
            </w:numPr>
            <w:tabs>
              <w:tab w:val="left" w:pos="1240"/>
              <w:tab w:val="right" w:leader="dot" w:pos="9712"/>
            </w:tabs>
            <w:ind w:left="1240" w:hanging="441"/>
            <w:rPr>
              <w:rFonts w:ascii="Arial MT"/>
            </w:rPr>
          </w:pPr>
          <w:hyperlink w:anchor="_bookmark17" w:history="1">
            <w:r>
              <w:t>Admin</w:t>
            </w:r>
            <w:r>
              <w:rPr>
                <w:spacing w:val="-6"/>
              </w:rPr>
              <w:t xml:space="preserve"> </w:t>
            </w:r>
            <w:r>
              <w:t>Control</w:t>
            </w:r>
            <w:r>
              <w:rPr>
                <w:spacing w:val="-6"/>
              </w:rPr>
              <w:t xml:space="preserve"> </w:t>
            </w:r>
            <w:r>
              <w:rPr>
                <w:spacing w:val="-2"/>
              </w:rPr>
              <w:t>Module</w:t>
            </w:r>
            <w:r>
              <w:tab/>
            </w:r>
            <w:r>
              <w:rPr>
                <w:rFonts w:ascii="Arial MT"/>
                <w:spacing w:val="-5"/>
              </w:rPr>
              <w:t>10</w:t>
            </w:r>
          </w:hyperlink>
        </w:p>
        <w:p w14:paraId="5F11524B" w14:textId="77777777" w:rsidR="00E21A6E" w:rsidRDefault="008779A1">
          <w:pPr>
            <w:pStyle w:val="TOC3"/>
            <w:numPr>
              <w:ilvl w:val="1"/>
              <w:numId w:val="10"/>
            </w:numPr>
            <w:tabs>
              <w:tab w:val="left" w:pos="1240"/>
              <w:tab w:val="right" w:leader="dot" w:pos="9712"/>
            </w:tabs>
            <w:spacing w:before="138"/>
            <w:ind w:left="1240" w:hanging="441"/>
            <w:rPr>
              <w:rFonts w:ascii="Arial MT"/>
            </w:rPr>
          </w:pPr>
          <w:hyperlink w:anchor="_bookmark18" w:history="1">
            <w:r>
              <w:t>System</w:t>
            </w:r>
            <w:r>
              <w:rPr>
                <w:spacing w:val="-8"/>
              </w:rPr>
              <w:t xml:space="preserve"> </w:t>
            </w:r>
            <w:r>
              <w:t>Configuration</w:t>
            </w:r>
            <w:r>
              <w:rPr>
                <w:spacing w:val="-9"/>
              </w:rPr>
              <w:t xml:space="preserve"> </w:t>
            </w:r>
            <w:r>
              <w:t>and</w:t>
            </w:r>
            <w:r>
              <w:rPr>
                <w:spacing w:val="-4"/>
              </w:rPr>
              <w:t xml:space="preserve"> </w:t>
            </w:r>
            <w:r>
              <w:t>Notification</w:t>
            </w:r>
            <w:r>
              <w:rPr>
                <w:spacing w:val="-4"/>
              </w:rPr>
              <w:t xml:space="preserve"> </w:t>
            </w:r>
            <w:r>
              <w:rPr>
                <w:spacing w:val="-2"/>
              </w:rPr>
              <w:t>Module</w:t>
            </w:r>
            <w:r>
              <w:tab/>
            </w:r>
            <w:r>
              <w:rPr>
                <w:rFonts w:ascii="Arial MT"/>
                <w:spacing w:val="-5"/>
              </w:rPr>
              <w:t>11</w:t>
            </w:r>
          </w:hyperlink>
        </w:p>
        <w:p w14:paraId="368EEEDF" w14:textId="77777777" w:rsidR="00E21A6E" w:rsidRDefault="008779A1">
          <w:pPr>
            <w:pStyle w:val="TOC2"/>
            <w:numPr>
              <w:ilvl w:val="0"/>
              <w:numId w:val="9"/>
            </w:numPr>
            <w:tabs>
              <w:tab w:val="left" w:pos="801"/>
              <w:tab w:val="right" w:leader="dot" w:pos="9712"/>
            </w:tabs>
            <w:ind w:left="801" w:hanging="220"/>
            <w:jc w:val="left"/>
            <w:rPr>
              <w:rFonts w:ascii="Arial MT"/>
            </w:rPr>
          </w:pPr>
          <w:hyperlink w:anchor="_bookmark19" w:history="1">
            <w:r>
              <w:t>Data</w:t>
            </w:r>
            <w:r>
              <w:rPr>
                <w:spacing w:val="-5"/>
              </w:rPr>
              <w:t xml:space="preserve"> </w:t>
            </w:r>
            <w:r>
              <w:t>Gathering</w:t>
            </w:r>
            <w:r>
              <w:rPr>
                <w:spacing w:val="-6"/>
              </w:rPr>
              <w:t xml:space="preserve"> </w:t>
            </w:r>
            <w:r>
              <w:rPr>
                <w:spacing w:val="-2"/>
              </w:rPr>
              <w:t>Approach</w:t>
            </w:r>
            <w:r>
              <w:tab/>
            </w:r>
            <w:r>
              <w:rPr>
                <w:rFonts w:ascii="Arial MT"/>
                <w:spacing w:val="-5"/>
              </w:rPr>
              <w:t>12</w:t>
            </w:r>
          </w:hyperlink>
        </w:p>
        <w:p w14:paraId="246EC2DF" w14:textId="77777777" w:rsidR="00E21A6E" w:rsidRDefault="008779A1">
          <w:pPr>
            <w:pStyle w:val="TOC1"/>
            <w:numPr>
              <w:ilvl w:val="0"/>
              <w:numId w:val="9"/>
            </w:numPr>
            <w:tabs>
              <w:tab w:val="left" w:pos="580"/>
              <w:tab w:val="right" w:leader="dot" w:pos="9712"/>
            </w:tabs>
            <w:spacing w:before="139"/>
            <w:ind w:left="580" w:hanging="220"/>
            <w:jc w:val="left"/>
            <w:rPr>
              <w:rFonts w:ascii="Arial MT"/>
            </w:rPr>
          </w:pPr>
          <w:hyperlink w:anchor="_bookmark20" w:history="1">
            <w:r>
              <w:t>Tools</w:t>
            </w:r>
            <w:r>
              <w:rPr>
                <w:spacing w:val="-3"/>
              </w:rPr>
              <w:t xml:space="preserve"> </w:t>
            </w:r>
            <w:r>
              <w:t>and</w:t>
            </w:r>
            <w:r>
              <w:rPr>
                <w:spacing w:val="-4"/>
              </w:rPr>
              <w:t xml:space="preserve"> </w:t>
            </w:r>
            <w:r>
              <w:rPr>
                <w:spacing w:val="-2"/>
              </w:rPr>
              <w:t>Technologies</w:t>
            </w:r>
            <w:r>
              <w:tab/>
            </w:r>
            <w:r>
              <w:rPr>
                <w:rFonts w:ascii="Arial MT"/>
                <w:spacing w:val="-5"/>
              </w:rPr>
              <w:t>12</w:t>
            </w:r>
          </w:hyperlink>
        </w:p>
        <w:p w14:paraId="4836A107" w14:textId="77777777" w:rsidR="00E21A6E" w:rsidRDefault="008779A1">
          <w:pPr>
            <w:pStyle w:val="TOC1"/>
            <w:numPr>
              <w:ilvl w:val="0"/>
              <w:numId w:val="9"/>
            </w:numPr>
            <w:tabs>
              <w:tab w:val="left" w:pos="691"/>
              <w:tab w:val="right" w:leader="dot" w:pos="9712"/>
            </w:tabs>
            <w:spacing w:before="138"/>
            <w:ind w:left="691" w:hanging="331"/>
            <w:jc w:val="left"/>
            <w:rPr>
              <w:rFonts w:ascii="Arial MT"/>
            </w:rPr>
          </w:pPr>
          <w:hyperlink w:anchor="_bookmark21" w:history="1">
            <w:r>
              <w:t>Project</w:t>
            </w:r>
            <w:r>
              <w:rPr>
                <w:spacing w:val="-3"/>
              </w:rPr>
              <w:t xml:space="preserve"> </w:t>
            </w:r>
            <w:r>
              <w:t>Stakeholders</w:t>
            </w:r>
            <w:r>
              <w:rPr>
                <w:spacing w:val="-6"/>
              </w:rPr>
              <w:t xml:space="preserve"> </w:t>
            </w:r>
            <w:r>
              <w:t>and</w:t>
            </w:r>
            <w:r>
              <w:rPr>
                <w:spacing w:val="-3"/>
              </w:rPr>
              <w:t xml:space="preserve"> </w:t>
            </w:r>
            <w:r>
              <w:rPr>
                <w:spacing w:val="-2"/>
              </w:rPr>
              <w:t>Roles</w:t>
            </w:r>
            <w:r>
              <w:tab/>
            </w:r>
            <w:r>
              <w:rPr>
                <w:rFonts w:ascii="Arial MT"/>
                <w:spacing w:val="-5"/>
              </w:rPr>
              <w:t>13</w:t>
            </w:r>
          </w:hyperlink>
        </w:p>
        <w:p w14:paraId="72CC7656" w14:textId="77777777" w:rsidR="00E21A6E" w:rsidRDefault="008779A1">
          <w:pPr>
            <w:pStyle w:val="TOC1"/>
            <w:numPr>
              <w:ilvl w:val="0"/>
              <w:numId w:val="9"/>
            </w:numPr>
            <w:tabs>
              <w:tab w:val="left" w:pos="691"/>
              <w:tab w:val="right" w:leader="dot" w:pos="9712"/>
            </w:tabs>
            <w:ind w:left="691" w:hanging="331"/>
            <w:jc w:val="left"/>
            <w:rPr>
              <w:rFonts w:ascii="Arial MT"/>
            </w:rPr>
          </w:pPr>
          <w:hyperlink w:anchor="_bookmark22" w:history="1">
            <w:r>
              <w:t>Module-based</w:t>
            </w:r>
            <w:r>
              <w:rPr>
                <w:spacing w:val="-5"/>
              </w:rPr>
              <w:t xml:space="preserve"> </w:t>
            </w:r>
            <w:r>
              <w:t>Work</w:t>
            </w:r>
            <w:r>
              <w:rPr>
                <w:spacing w:val="-5"/>
              </w:rPr>
              <w:t xml:space="preserve"> </w:t>
            </w:r>
            <w:r>
              <w:rPr>
                <w:spacing w:val="-2"/>
              </w:rPr>
              <w:t>Division</w:t>
            </w:r>
            <w:r>
              <w:tab/>
            </w:r>
            <w:r>
              <w:rPr>
                <w:rFonts w:ascii="Arial MT"/>
                <w:spacing w:val="-5"/>
              </w:rPr>
              <w:t>13</w:t>
            </w:r>
          </w:hyperlink>
        </w:p>
        <w:p w14:paraId="28E4B78E" w14:textId="77777777" w:rsidR="00E21A6E" w:rsidRDefault="008779A1">
          <w:pPr>
            <w:pStyle w:val="TOC1"/>
            <w:numPr>
              <w:ilvl w:val="0"/>
              <w:numId w:val="9"/>
            </w:numPr>
            <w:tabs>
              <w:tab w:val="left" w:pos="691"/>
              <w:tab w:val="right" w:leader="dot" w:pos="9712"/>
            </w:tabs>
            <w:spacing w:before="140"/>
            <w:ind w:left="691" w:hanging="331"/>
            <w:jc w:val="left"/>
            <w:rPr>
              <w:rFonts w:ascii="Arial MT"/>
            </w:rPr>
          </w:pPr>
          <w:hyperlink w:anchor="_bookmark23" w:history="1">
            <w:r>
              <w:t>Gantt</w:t>
            </w:r>
            <w:r>
              <w:rPr>
                <w:spacing w:val="-5"/>
              </w:rPr>
              <w:t xml:space="preserve"> </w:t>
            </w:r>
            <w:r>
              <w:t>Chart</w:t>
            </w:r>
            <w:r>
              <w:rPr>
                <w:spacing w:val="-6"/>
              </w:rPr>
              <w:t xml:space="preserve"> </w:t>
            </w:r>
            <w:r>
              <w:t>and</w:t>
            </w:r>
            <w:r>
              <w:rPr>
                <w:spacing w:val="-4"/>
              </w:rPr>
              <w:t xml:space="preserve"> </w:t>
            </w:r>
            <w:r>
              <w:t>Architecture</w:t>
            </w:r>
            <w:r>
              <w:rPr>
                <w:spacing w:val="-3"/>
              </w:rPr>
              <w:t xml:space="preserve"> </w:t>
            </w:r>
            <w:r>
              <w:rPr>
                <w:spacing w:val="-2"/>
              </w:rPr>
              <w:t>Diagram</w:t>
            </w:r>
            <w:r>
              <w:tab/>
            </w:r>
            <w:r>
              <w:rPr>
                <w:rFonts w:ascii="Arial MT"/>
                <w:spacing w:val="-5"/>
              </w:rPr>
              <w:t>14</w:t>
            </w:r>
          </w:hyperlink>
        </w:p>
        <w:p w14:paraId="6962953B" w14:textId="77777777" w:rsidR="00E21A6E" w:rsidRDefault="008779A1">
          <w:pPr>
            <w:pStyle w:val="TOC1"/>
            <w:numPr>
              <w:ilvl w:val="0"/>
              <w:numId w:val="9"/>
            </w:numPr>
            <w:tabs>
              <w:tab w:val="left" w:pos="691"/>
              <w:tab w:val="right" w:leader="dot" w:pos="9712"/>
            </w:tabs>
            <w:ind w:left="691" w:hanging="331"/>
            <w:jc w:val="left"/>
            <w:rPr>
              <w:rFonts w:ascii="Arial MT"/>
            </w:rPr>
          </w:pPr>
          <w:hyperlink w:anchor="_bookmark24" w:history="1">
            <w:r>
              <w:rPr>
                <w:spacing w:val="-2"/>
              </w:rPr>
              <w:t>Mockups</w:t>
            </w:r>
            <w:r>
              <w:tab/>
            </w:r>
            <w:r>
              <w:rPr>
                <w:rFonts w:ascii="Arial MT"/>
                <w:spacing w:val="-5"/>
              </w:rPr>
              <w:t>15</w:t>
            </w:r>
          </w:hyperlink>
        </w:p>
        <w:p w14:paraId="0603DFB0" w14:textId="77777777" w:rsidR="00E21A6E" w:rsidRDefault="008779A1">
          <w:pPr>
            <w:pStyle w:val="TOC1"/>
            <w:tabs>
              <w:tab w:val="right" w:leader="dot" w:pos="9712"/>
            </w:tabs>
            <w:spacing w:before="138"/>
            <w:ind w:left="360" w:firstLine="0"/>
            <w:rPr>
              <w:rFonts w:ascii="Arial MT"/>
            </w:rPr>
          </w:pPr>
          <w:hyperlink w:anchor="_bookmark25" w:history="1">
            <w:r>
              <w:rPr>
                <w:spacing w:val="-2"/>
              </w:rPr>
              <w:t>References</w:t>
            </w:r>
            <w:r>
              <w:tab/>
            </w:r>
            <w:r>
              <w:rPr>
                <w:rFonts w:ascii="Arial MT"/>
                <w:spacing w:val="-5"/>
              </w:rPr>
              <w:t>18</w:t>
            </w:r>
          </w:hyperlink>
        </w:p>
      </w:sdtContent>
    </w:sdt>
    <w:p w14:paraId="5DA921F3" w14:textId="77777777" w:rsidR="00E21A6E" w:rsidRDefault="00E21A6E">
      <w:pPr>
        <w:pStyle w:val="TOC1"/>
        <w:rPr>
          <w:rFonts w:ascii="Arial MT"/>
        </w:rPr>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3C885E44" w14:textId="77777777" w:rsidR="00E21A6E" w:rsidRDefault="008779A1" w:rsidP="00D85013">
      <w:pPr>
        <w:pStyle w:val="Heading1"/>
        <w:numPr>
          <w:ilvl w:val="0"/>
          <w:numId w:val="8"/>
        </w:numPr>
        <w:tabs>
          <w:tab w:val="left" w:pos="639"/>
        </w:tabs>
        <w:spacing w:before="78" w:line="360" w:lineRule="auto"/>
        <w:ind w:left="639" w:hanging="279"/>
        <w:jc w:val="both"/>
      </w:pPr>
      <w:bookmarkStart w:id="2" w:name="_bookmark1"/>
      <w:bookmarkEnd w:id="2"/>
      <w:r>
        <w:rPr>
          <w:spacing w:val="-2"/>
        </w:rPr>
        <w:lastRenderedPageBreak/>
        <w:t>Introduction</w:t>
      </w:r>
    </w:p>
    <w:p w14:paraId="56951B43" w14:textId="77777777" w:rsidR="00E21A6E" w:rsidRDefault="008779A1" w:rsidP="00D85013">
      <w:pPr>
        <w:pStyle w:val="BodyText"/>
        <w:spacing w:before="164" w:line="360" w:lineRule="auto"/>
        <w:ind w:left="365" w:right="353" w:firstLine="2"/>
        <w:jc w:val="both"/>
      </w:pPr>
      <w:r>
        <w:t>Cheating</w:t>
      </w:r>
      <w:r>
        <w:rPr>
          <w:spacing w:val="-12"/>
        </w:rPr>
        <w:t xml:space="preserve"> </w:t>
      </w:r>
      <w:r>
        <w:t>in</w:t>
      </w:r>
      <w:r>
        <w:rPr>
          <w:spacing w:val="-12"/>
        </w:rPr>
        <w:t xml:space="preserve"> </w:t>
      </w:r>
      <w:r>
        <w:t>lab</w:t>
      </w:r>
      <w:r>
        <w:rPr>
          <w:spacing w:val="-10"/>
        </w:rPr>
        <w:t xml:space="preserve"> </w:t>
      </w:r>
      <w:r>
        <w:t>exams</w:t>
      </w:r>
      <w:r>
        <w:rPr>
          <w:spacing w:val="-11"/>
        </w:rPr>
        <w:t xml:space="preserve"> </w:t>
      </w:r>
      <w:r>
        <w:t>is</w:t>
      </w:r>
      <w:r>
        <w:rPr>
          <w:spacing w:val="-7"/>
        </w:rPr>
        <w:t xml:space="preserve"> </w:t>
      </w:r>
      <w:r>
        <w:t>a</w:t>
      </w:r>
      <w:r>
        <w:rPr>
          <w:spacing w:val="-13"/>
        </w:rPr>
        <w:t xml:space="preserve"> </w:t>
      </w:r>
      <w:r>
        <w:t>serious</w:t>
      </w:r>
      <w:r>
        <w:rPr>
          <w:spacing w:val="-10"/>
        </w:rPr>
        <w:t xml:space="preserve"> </w:t>
      </w:r>
      <w:r>
        <w:t>and</w:t>
      </w:r>
      <w:r>
        <w:rPr>
          <w:spacing w:val="-10"/>
        </w:rPr>
        <w:t xml:space="preserve"> </w:t>
      </w:r>
      <w:r>
        <w:t>growing</w:t>
      </w:r>
      <w:r>
        <w:rPr>
          <w:spacing w:val="-14"/>
        </w:rPr>
        <w:t xml:space="preserve"> </w:t>
      </w:r>
      <w:r>
        <w:t>problem</w:t>
      </w:r>
      <w:r>
        <w:rPr>
          <w:spacing w:val="-12"/>
        </w:rPr>
        <w:t xml:space="preserve"> </w:t>
      </w:r>
      <w:r>
        <w:t>in</w:t>
      </w:r>
      <w:r>
        <w:rPr>
          <w:spacing w:val="-12"/>
        </w:rPr>
        <w:t xml:space="preserve"> </w:t>
      </w:r>
      <w:r>
        <w:t>educational</w:t>
      </w:r>
      <w:r>
        <w:rPr>
          <w:spacing w:val="-12"/>
        </w:rPr>
        <w:t xml:space="preserve"> </w:t>
      </w:r>
      <w:r>
        <w:t>institutions.</w:t>
      </w:r>
      <w:r>
        <w:rPr>
          <w:spacing w:val="-12"/>
        </w:rPr>
        <w:t xml:space="preserve"> </w:t>
      </w:r>
      <w:r>
        <w:t>Teachers</w:t>
      </w:r>
      <w:r>
        <w:rPr>
          <w:spacing w:val="-10"/>
        </w:rPr>
        <w:t xml:space="preserve"> </w:t>
      </w:r>
      <w:r>
        <w:t>often cannot supervise many students at once, making it easy for students to cheat by accessing unauthorized websites, using applications like ChatGPT or Google, opening pre-existing files on the computer, or inserting USB drives during exams. Traditional camera-based monitoring is expensive, intrusive, and still cannot fully prevent these cheating methods.</w:t>
      </w:r>
    </w:p>
    <w:p w14:paraId="3143BAE6" w14:textId="77777777" w:rsidR="00E21A6E" w:rsidRDefault="008779A1">
      <w:pPr>
        <w:pStyle w:val="BodyText"/>
        <w:spacing w:before="1" w:line="360" w:lineRule="auto"/>
        <w:ind w:left="365" w:right="356" w:firstLine="2"/>
        <w:jc w:val="both"/>
      </w:pPr>
      <w:r>
        <w:t xml:space="preserve">To address this, we propose the </w:t>
      </w:r>
      <w:r>
        <w:rPr>
          <w:b/>
        </w:rPr>
        <w:t>PROCTR: Intelligent Secure Lab Examination System with Behavioral Risk Analysis</w:t>
      </w:r>
      <w:r>
        <w:t>, a desktop application installed on lab PCs. The system monitors the computer</w:t>
      </w:r>
      <w:r>
        <w:rPr>
          <w:spacing w:val="-15"/>
        </w:rPr>
        <w:t xml:space="preserve"> </w:t>
      </w:r>
      <w:r>
        <w:t>during</w:t>
      </w:r>
      <w:r>
        <w:rPr>
          <w:spacing w:val="-15"/>
        </w:rPr>
        <w:t xml:space="preserve"> </w:t>
      </w:r>
      <w:r>
        <w:t>exams,</w:t>
      </w:r>
      <w:r>
        <w:rPr>
          <w:spacing w:val="-15"/>
        </w:rPr>
        <w:t xml:space="preserve"> </w:t>
      </w:r>
      <w:r>
        <w:t>allowing</w:t>
      </w:r>
      <w:r>
        <w:rPr>
          <w:spacing w:val="-15"/>
        </w:rPr>
        <w:t xml:space="preserve"> </w:t>
      </w:r>
      <w:r>
        <w:t>only</w:t>
      </w:r>
      <w:r>
        <w:rPr>
          <w:spacing w:val="-15"/>
        </w:rPr>
        <w:t xml:space="preserve"> </w:t>
      </w:r>
      <w:r>
        <w:t>approved</w:t>
      </w:r>
      <w:r>
        <w:rPr>
          <w:spacing w:val="-15"/>
        </w:rPr>
        <w:t xml:space="preserve"> </w:t>
      </w:r>
      <w:r>
        <w:t>websites</w:t>
      </w:r>
      <w:r>
        <w:rPr>
          <w:spacing w:val="-15"/>
        </w:rPr>
        <w:t xml:space="preserve"> </w:t>
      </w:r>
      <w:r>
        <w:t>and</w:t>
      </w:r>
      <w:r>
        <w:rPr>
          <w:spacing w:val="-15"/>
        </w:rPr>
        <w:t xml:space="preserve"> </w:t>
      </w:r>
      <w:r>
        <w:t>applications,</w:t>
      </w:r>
      <w:r>
        <w:rPr>
          <w:spacing w:val="-15"/>
        </w:rPr>
        <w:t xml:space="preserve"> </w:t>
      </w:r>
      <w:r>
        <w:t>blocking</w:t>
      </w:r>
      <w:r>
        <w:rPr>
          <w:spacing w:val="-15"/>
        </w:rPr>
        <w:t xml:space="preserve"> </w:t>
      </w:r>
      <w:r>
        <w:t>and</w:t>
      </w:r>
      <w:r>
        <w:rPr>
          <w:spacing w:val="-15"/>
        </w:rPr>
        <w:t xml:space="preserve"> </w:t>
      </w:r>
      <w:r>
        <w:t>detecting USB drives and file access, also allows teachers to upload the exam paper directly</w:t>
      </w:r>
      <w:r>
        <w:rPr>
          <w:spacing w:val="-3"/>
        </w:rPr>
        <w:t xml:space="preserve"> </w:t>
      </w:r>
      <w:r>
        <w:t>to the system. Students</w:t>
      </w:r>
      <w:r>
        <w:rPr>
          <w:spacing w:val="-13"/>
        </w:rPr>
        <w:t xml:space="preserve"> </w:t>
      </w:r>
      <w:r>
        <w:t>can</w:t>
      </w:r>
      <w:r>
        <w:rPr>
          <w:spacing w:val="-13"/>
        </w:rPr>
        <w:t xml:space="preserve"> </w:t>
      </w:r>
      <w:r>
        <w:t>submit</w:t>
      </w:r>
      <w:r>
        <w:rPr>
          <w:spacing w:val="-12"/>
        </w:rPr>
        <w:t xml:space="preserve"> </w:t>
      </w:r>
      <w:r>
        <w:t>their</w:t>
      </w:r>
      <w:r>
        <w:rPr>
          <w:spacing w:val="-12"/>
        </w:rPr>
        <w:t xml:space="preserve"> </w:t>
      </w:r>
      <w:r>
        <w:t>solutions</w:t>
      </w:r>
      <w:r>
        <w:rPr>
          <w:spacing w:val="-12"/>
        </w:rPr>
        <w:t xml:space="preserve"> </w:t>
      </w:r>
      <w:r>
        <w:t>through</w:t>
      </w:r>
      <w:r>
        <w:rPr>
          <w:spacing w:val="-11"/>
        </w:rPr>
        <w:t xml:space="preserve"> </w:t>
      </w:r>
      <w:r>
        <w:t>the</w:t>
      </w:r>
      <w:r>
        <w:rPr>
          <w:spacing w:val="-11"/>
        </w:rPr>
        <w:t xml:space="preserve"> </w:t>
      </w:r>
      <w:r>
        <w:t>application,</w:t>
      </w:r>
      <w:r>
        <w:rPr>
          <w:spacing w:val="-13"/>
        </w:rPr>
        <w:t xml:space="preserve"> </w:t>
      </w:r>
      <w:r>
        <w:t>and</w:t>
      </w:r>
      <w:r>
        <w:rPr>
          <w:spacing w:val="-11"/>
        </w:rPr>
        <w:t xml:space="preserve"> </w:t>
      </w:r>
      <w:r>
        <w:t>an</w:t>
      </w:r>
      <w:r>
        <w:rPr>
          <w:spacing w:val="-13"/>
        </w:rPr>
        <w:t xml:space="preserve"> </w:t>
      </w:r>
      <w:r>
        <w:t>intelligent</w:t>
      </w:r>
      <w:r>
        <w:rPr>
          <w:spacing w:val="-13"/>
        </w:rPr>
        <w:t xml:space="preserve"> </w:t>
      </w:r>
      <w:r>
        <w:t>agent</w:t>
      </w:r>
      <w:r>
        <w:rPr>
          <w:spacing w:val="-10"/>
        </w:rPr>
        <w:t xml:space="preserve"> </w:t>
      </w:r>
      <w:r>
        <w:t>evaluates</w:t>
      </w:r>
      <w:r>
        <w:rPr>
          <w:spacing w:val="-11"/>
        </w:rPr>
        <w:t xml:space="preserve"> </w:t>
      </w:r>
      <w:r>
        <w:t>their work</w:t>
      </w:r>
      <w:r>
        <w:rPr>
          <w:spacing w:val="-15"/>
        </w:rPr>
        <w:t xml:space="preserve"> </w:t>
      </w:r>
      <w:r>
        <w:t>based</w:t>
      </w:r>
      <w:r>
        <w:rPr>
          <w:spacing w:val="-15"/>
        </w:rPr>
        <w:t xml:space="preserve"> </w:t>
      </w:r>
      <w:r>
        <w:t>on</w:t>
      </w:r>
      <w:r>
        <w:rPr>
          <w:spacing w:val="-15"/>
        </w:rPr>
        <w:t xml:space="preserve"> </w:t>
      </w:r>
      <w:r>
        <w:t>a</w:t>
      </w:r>
      <w:r>
        <w:rPr>
          <w:spacing w:val="-15"/>
        </w:rPr>
        <w:t xml:space="preserve"> </w:t>
      </w:r>
      <w:r>
        <w:t>rubric</w:t>
      </w:r>
      <w:r>
        <w:rPr>
          <w:spacing w:val="-15"/>
        </w:rPr>
        <w:t xml:space="preserve"> </w:t>
      </w:r>
      <w:r>
        <w:t>set</w:t>
      </w:r>
      <w:r>
        <w:rPr>
          <w:spacing w:val="-15"/>
        </w:rPr>
        <w:t xml:space="preserve"> </w:t>
      </w:r>
      <w:r>
        <w:t>by</w:t>
      </w:r>
      <w:r>
        <w:rPr>
          <w:spacing w:val="-15"/>
        </w:rPr>
        <w:t xml:space="preserve"> </w:t>
      </w:r>
      <w:r>
        <w:t>the</w:t>
      </w:r>
      <w:r>
        <w:rPr>
          <w:spacing w:val="-15"/>
        </w:rPr>
        <w:t xml:space="preserve"> </w:t>
      </w:r>
      <w:r>
        <w:t>teacher.</w:t>
      </w:r>
      <w:r>
        <w:rPr>
          <w:spacing w:val="-15"/>
        </w:rPr>
        <w:t xml:space="preserve"> </w:t>
      </w:r>
      <w:r>
        <w:t>The</w:t>
      </w:r>
      <w:r>
        <w:rPr>
          <w:spacing w:val="-15"/>
        </w:rPr>
        <w:t xml:space="preserve"> </w:t>
      </w:r>
      <w:r>
        <w:t>system</w:t>
      </w:r>
      <w:r>
        <w:rPr>
          <w:spacing w:val="-15"/>
        </w:rPr>
        <w:t xml:space="preserve"> </w:t>
      </w:r>
      <w:r>
        <w:t>analyzes</w:t>
      </w:r>
      <w:r>
        <w:rPr>
          <w:spacing w:val="-15"/>
        </w:rPr>
        <w:t xml:space="preserve"> </w:t>
      </w:r>
      <w:r>
        <w:t>behavior</w:t>
      </w:r>
      <w:r>
        <w:rPr>
          <w:spacing w:val="-15"/>
        </w:rPr>
        <w:t xml:space="preserve"> </w:t>
      </w:r>
      <w:r>
        <w:t>such</w:t>
      </w:r>
      <w:r>
        <w:rPr>
          <w:spacing w:val="-15"/>
        </w:rPr>
        <w:t xml:space="preserve"> </w:t>
      </w:r>
      <w:r>
        <w:t>as</w:t>
      </w:r>
      <w:r>
        <w:rPr>
          <w:spacing w:val="-15"/>
        </w:rPr>
        <w:t xml:space="preserve"> </w:t>
      </w:r>
      <w:r>
        <w:t>window</w:t>
      </w:r>
      <w:r>
        <w:rPr>
          <w:spacing w:val="-15"/>
        </w:rPr>
        <w:t xml:space="preserve"> </w:t>
      </w:r>
      <w:r>
        <w:t>switching, clipboard</w:t>
      </w:r>
      <w:r>
        <w:rPr>
          <w:spacing w:val="-10"/>
        </w:rPr>
        <w:t xml:space="preserve"> </w:t>
      </w:r>
      <w:r>
        <w:t>usage,</w:t>
      </w:r>
      <w:r>
        <w:rPr>
          <w:spacing w:val="-10"/>
        </w:rPr>
        <w:t xml:space="preserve"> </w:t>
      </w:r>
      <w:r>
        <w:t>and</w:t>
      </w:r>
      <w:r>
        <w:rPr>
          <w:spacing w:val="-9"/>
        </w:rPr>
        <w:t xml:space="preserve"> </w:t>
      </w:r>
      <w:r>
        <w:t>unusual</w:t>
      </w:r>
      <w:r>
        <w:rPr>
          <w:spacing w:val="-9"/>
        </w:rPr>
        <w:t xml:space="preserve"> </w:t>
      </w:r>
      <w:r>
        <w:t>activity</w:t>
      </w:r>
      <w:r>
        <w:rPr>
          <w:spacing w:val="-14"/>
        </w:rPr>
        <w:t xml:space="preserve"> </w:t>
      </w:r>
      <w:r>
        <w:t>patterns,</w:t>
      </w:r>
      <w:r>
        <w:rPr>
          <w:spacing w:val="-8"/>
        </w:rPr>
        <w:t xml:space="preserve"> </w:t>
      </w:r>
      <w:r>
        <w:t>generating</w:t>
      </w:r>
      <w:r>
        <w:rPr>
          <w:spacing w:val="-12"/>
        </w:rPr>
        <w:t xml:space="preserve"> </w:t>
      </w:r>
      <w:r>
        <w:t>risk</w:t>
      </w:r>
      <w:r>
        <w:rPr>
          <w:spacing w:val="-10"/>
        </w:rPr>
        <w:t xml:space="preserve"> </w:t>
      </w:r>
      <w:r>
        <w:t>reports</w:t>
      </w:r>
      <w:r>
        <w:rPr>
          <w:spacing w:val="-10"/>
        </w:rPr>
        <w:t xml:space="preserve"> </w:t>
      </w:r>
      <w:r>
        <w:t>that</w:t>
      </w:r>
      <w:r>
        <w:rPr>
          <w:spacing w:val="-10"/>
        </w:rPr>
        <w:t xml:space="preserve"> </w:t>
      </w:r>
      <w:r>
        <w:t>help</w:t>
      </w:r>
      <w:r>
        <w:rPr>
          <w:spacing w:val="-9"/>
        </w:rPr>
        <w:t xml:space="preserve"> </w:t>
      </w:r>
      <w:r>
        <w:t>instructors</w:t>
      </w:r>
      <w:r>
        <w:rPr>
          <w:spacing w:val="-10"/>
        </w:rPr>
        <w:t xml:space="preserve"> </w:t>
      </w:r>
      <w:r>
        <w:t>identify potential cheating.</w:t>
      </w:r>
    </w:p>
    <w:p w14:paraId="0E65D011" w14:textId="77777777" w:rsidR="00E21A6E" w:rsidRDefault="008779A1">
      <w:pPr>
        <w:pStyle w:val="BodyText"/>
        <w:spacing w:before="1" w:line="360" w:lineRule="auto"/>
        <w:ind w:left="365" w:right="361" w:firstLine="2"/>
        <w:jc w:val="both"/>
      </w:pPr>
      <w:r>
        <w:t>This solution is privacy-friendly, deployable in real labs, and combines exam management, automated evaluation, and intelligent behavior monitoring to ensure fair, secure, and efficient assessments. It provides a scalable and practical approach that protects academic integrity while reducing the workload on teachers.</w:t>
      </w:r>
    </w:p>
    <w:p w14:paraId="72EBCCBA" w14:textId="77777777" w:rsidR="00E21A6E" w:rsidRDefault="00E21A6E">
      <w:pPr>
        <w:pStyle w:val="BodyText"/>
        <w:spacing w:line="360" w:lineRule="auto"/>
        <w:jc w:val="both"/>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5B19F062" w14:textId="77777777" w:rsidR="00E21A6E" w:rsidRDefault="008779A1" w:rsidP="00D85013">
      <w:pPr>
        <w:pStyle w:val="Heading1"/>
        <w:numPr>
          <w:ilvl w:val="0"/>
          <w:numId w:val="8"/>
        </w:numPr>
        <w:tabs>
          <w:tab w:val="left" w:pos="639"/>
        </w:tabs>
        <w:spacing w:before="78" w:line="360" w:lineRule="auto"/>
        <w:ind w:left="639" w:hanging="279"/>
      </w:pPr>
      <w:bookmarkStart w:id="3" w:name="_bookmark2"/>
      <w:bookmarkEnd w:id="3"/>
      <w:r>
        <w:lastRenderedPageBreak/>
        <w:t>Related</w:t>
      </w:r>
      <w:r>
        <w:rPr>
          <w:spacing w:val="-6"/>
        </w:rPr>
        <w:t xml:space="preserve"> </w:t>
      </w:r>
      <w:r>
        <w:t>System</w:t>
      </w:r>
      <w:r>
        <w:rPr>
          <w:spacing w:val="-9"/>
        </w:rPr>
        <w:t xml:space="preserve"> </w:t>
      </w:r>
      <w:r>
        <w:rPr>
          <w:spacing w:val="-2"/>
        </w:rPr>
        <w:t>Analysis</w:t>
      </w:r>
    </w:p>
    <w:p w14:paraId="0D27C056" w14:textId="77777777" w:rsidR="00E21A6E" w:rsidRDefault="008779A1" w:rsidP="00D85013">
      <w:pPr>
        <w:pStyle w:val="BodyText"/>
        <w:spacing w:before="164" w:line="360" w:lineRule="auto"/>
        <w:ind w:left="360" w:right="356"/>
        <w:jc w:val="both"/>
      </w:pPr>
      <w:r>
        <w:t>Several systems exist that aim to monitor or control exams, but most of them either rely heavily on</w:t>
      </w:r>
      <w:r>
        <w:rPr>
          <w:spacing w:val="-1"/>
        </w:rPr>
        <w:t xml:space="preserve"> </w:t>
      </w:r>
      <w:r>
        <w:t>cameras,</w:t>
      </w:r>
      <w:r>
        <w:rPr>
          <w:spacing w:val="-1"/>
        </w:rPr>
        <w:t xml:space="preserve"> </w:t>
      </w:r>
      <w:r>
        <w:t>are</w:t>
      </w:r>
      <w:r>
        <w:rPr>
          <w:spacing w:val="-2"/>
        </w:rPr>
        <w:t xml:space="preserve"> </w:t>
      </w:r>
      <w:r>
        <w:t>limited</w:t>
      </w:r>
      <w:r>
        <w:rPr>
          <w:spacing w:val="-2"/>
        </w:rPr>
        <w:t xml:space="preserve"> </w:t>
      </w:r>
      <w:r>
        <w:t>in</w:t>
      </w:r>
      <w:r>
        <w:rPr>
          <w:spacing w:val="-1"/>
        </w:rPr>
        <w:t xml:space="preserve"> </w:t>
      </w:r>
      <w:r>
        <w:t>scope,</w:t>
      </w:r>
      <w:r>
        <w:rPr>
          <w:spacing w:val="-1"/>
        </w:rPr>
        <w:t xml:space="preserve"> </w:t>
      </w:r>
      <w:r>
        <w:t>or</w:t>
      </w:r>
      <w:r>
        <w:rPr>
          <w:spacing w:val="-2"/>
        </w:rPr>
        <w:t xml:space="preserve"> </w:t>
      </w:r>
      <w:r>
        <w:t>do</w:t>
      </w:r>
      <w:r>
        <w:rPr>
          <w:spacing w:val="-1"/>
        </w:rPr>
        <w:t xml:space="preserve"> </w:t>
      </w:r>
      <w:r>
        <w:t>not</w:t>
      </w:r>
      <w:r>
        <w:rPr>
          <w:spacing w:val="-1"/>
        </w:rPr>
        <w:t xml:space="preserve"> </w:t>
      </w:r>
      <w:r>
        <w:t>provide</w:t>
      </w:r>
      <w:r>
        <w:rPr>
          <w:spacing w:val="-2"/>
        </w:rPr>
        <w:t xml:space="preserve"> </w:t>
      </w:r>
      <w:r>
        <w:t>automated</w:t>
      </w:r>
      <w:r>
        <w:rPr>
          <w:spacing w:val="-2"/>
        </w:rPr>
        <w:t xml:space="preserve"> </w:t>
      </w:r>
      <w:r>
        <w:t>evaluation.</w:t>
      </w:r>
      <w:r>
        <w:rPr>
          <w:spacing w:val="-1"/>
        </w:rPr>
        <w:t xml:space="preserve"> </w:t>
      </w:r>
      <w:r>
        <w:t>Below</w:t>
      </w:r>
      <w:r>
        <w:rPr>
          <w:spacing w:val="-1"/>
        </w:rPr>
        <w:t xml:space="preserve"> </w:t>
      </w:r>
      <w:r>
        <w:t>is</w:t>
      </w:r>
      <w:r>
        <w:rPr>
          <w:spacing w:val="-1"/>
        </w:rPr>
        <w:t xml:space="preserve"> </w:t>
      </w:r>
      <w:r>
        <w:t>a</w:t>
      </w:r>
      <w:r>
        <w:rPr>
          <w:spacing w:val="-2"/>
        </w:rPr>
        <w:t xml:space="preserve"> </w:t>
      </w:r>
      <w:r>
        <w:t>summary</w:t>
      </w:r>
      <w:r>
        <w:rPr>
          <w:spacing w:val="-5"/>
        </w:rPr>
        <w:t xml:space="preserve"> </w:t>
      </w:r>
      <w:r>
        <w:t>of some related systems and their weaknesses compared to our proposed solution:</w:t>
      </w:r>
    </w:p>
    <w:p w14:paraId="490A69D3" w14:textId="77777777" w:rsidR="00E21A6E" w:rsidRDefault="00E21A6E">
      <w:pPr>
        <w:pStyle w:val="BodyText"/>
        <w:spacing w:before="21"/>
      </w:pPr>
    </w:p>
    <w:p w14:paraId="2F8AA18A" w14:textId="77777777" w:rsidR="00E21A6E" w:rsidRDefault="008779A1">
      <w:pPr>
        <w:ind w:left="360"/>
        <w:jc w:val="both"/>
        <w:rPr>
          <w:b/>
          <w:sz w:val="18"/>
        </w:rPr>
      </w:pPr>
      <w:r>
        <w:rPr>
          <w:b/>
          <w:sz w:val="18"/>
        </w:rPr>
        <w:t>Table</w:t>
      </w:r>
      <w:r>
        <w:rPr>
          <w:b/>
          <w:spacing w:val="-2"/>
          <w:sz w:val="18"/>
        </w:rPr>
        <w:t xml:space="preserve"> </w:t>
      </w:r>
      <w:r>
        <w:rPr>
          <w:b/>
          <w:sz w:val="18"/>
        </w:rPr>
        <w:t>1. Related</w:t>
      </w:r>
      <w:r>
        <w:rPr>
          <w:b/>
          <w:spacing w:val="-3"/>
          <w:sz w:val="18"/>
        </w:rPr>
        <w:t xml:space="preserve"> </w:t>
      </w:r>
      <w:r>
        <w:rPr>
          <w:b/>
          <w:sz w:val="18"/>
        </w:rPr>
        <w:t>system</w:t>
      </w:r>
      <w:r>
        <w:rPr>
          <w:b/>
          <w:spacing w:val="-1"/>
          <w:sz w:val="18"/>
        </w:rPr>
        <w:t xml:space="preserve"> </w:t>
      </w:r>
      <w:r>
        <w:rPr>
          <w:b/>
          <w:spacing w:val="-2"/>
          <w:sz w:val="18"/>
        </w:rPr>
        <w:t>analysis</w:t>
      </w:r>
    </w:p>
    <w:p w14:paraId="7463F575" w14:textId="77777777" w:rsidR="00E21A6E" w:rsidRDefault="00E21A6E">
      <w:pPr>
        <w:pStyle w:val="BodyText"/>
        <w:spacing w:before="165"/>
        <w:rPr>
          <w:b/>
          <w:sz w:val="20"/>
        </w:rPr>
      </w:pPr>
    </w:p>
    <w:tbl>
      <w:tblPr>
        <w:tblW w:w="0" w:type="auto"/>
        <w:tblInd w:w="4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87"/>
        <w:gridCol w:w="3084"/>
        <w:gridCol w:w="3360"/>
      </w:tblGrid>
      <w:tr w:rsidR="00E21A6E" w14:paraId="69D4D1A4" w14:textId="77777777">
        <w:trPr>
          <w:trHeight w:val="580"/>
        </w:trPr>
        <w:tc>
          <w:tcPr>
            <w:tcW w:w="3087" w:type="dxa"/>
          </w:tcPr>
          <w:p w14:paraId="39CC90E6" w14:textId="77777777" w:rsidR="00E21A6E" w:rsidRDefault="008779A1">
            <w:pPr>
              <w:pStyle w:val="TableParagraph"/>
              <w:spacing w:before="99"/>
              <w:ind w:left="213"/>
              <w:rPr>
                <w:b/>
              </w:rPr>
            </w:pPr>
            <w:r>
              <w:rPr>
                <w:b/>
              </w:rPr>
              <w:t>Application</w:t>
            </w:r>
            <w:r>
              <w:rPr>
                <w:b/>
                <w:spacing w:val="-7"/>
              </w:rPr>
              <w:t xml:space="preserve"> </w:t>
            </w:r>
            <w:r>
              <w:rPr>
                <w:b/>
                <w:spacing w:val="-4"/>
              </w:rPr>
              <w:t>Name</w:t>
            </w:r>
          </w:p>
        </w:tc>
        <w:tc>
          <w:tcPr>
            <w:tcW w:w="3084" w:type="dxa"/>
          </w:tcPr>
          <w:p w14:paraId="77DFAA15" w14:textId="77777777" w:rsidR="00E21A6E" w:rsidRDefault="008779A1">
            <w:pPr>
              <w:pStyle w:val="TableParagraph"/>
              <w:spacing w:before="99"/>
              <w:ind w:left="215"/>
              <w:rPr>
                <w:b/>
              </w:rPr>
            </w:pPr>
            <w:r>
              <w:rPr>
                <w:b/>
                <w:spacing w:val="-2"/>
              </w:rPr>
              <w:t>Weakness</w:t>
            </w:r>
          </w:p>
        </w:tc>
        <w:tc>
          <w:tcPr>
            <w:tcW w:w="3360" w:type="dxa"/>
          </w:tcPr>
          <w:p w14:paraId="5A8CE25C" w14:textId="77777777" w:rsidR="00E21A6E" w:rsidRDefault="008779A1">
            <w:pPr>
              <w:pStyle w:val="TableParagraph"/>
              <w:spacing w:before="99"/>
              <w:ind w:left="215"/>
              <w:rPr>
                <w:b/>
              </w:rPr>
            </w:pPr>
            <w:r>
              <w:rPr>
                <w:b/>
              </w:rPr>
              <w:t>Proposed</w:t>
            </w:r>
            <w:r>
              <w:rPr>
                <w:b/>
                <w:spacing w:val="-5"/>
              </w:rPr>
              <w:t xml:space="preserve"> </w:t>
            </w:r>
            <w:r>
              <w:rPr>
                <w:b/>
              </w:rPr>
              <w:t>Project</w:t>
            </w:r>
            <w:r>
              <w:rPr>
                <w:b/>
                <w:spacing w:val="-4"/>
              </w:rPr>
              <w:t xml:space="preserve"> </w:t>
            </w:r>
            <w:r>
              <w:rPr>
                <w:b/>
                <w:spacing w:val="-2"/>
              </w:rPr>
              <w:t>Solution</w:t>
            </w:r>
          </w:p>
        </w:tc>
      </w:tr>
      <w:tr w:rsidR="00E21A6E" w14:paraId="3BED9BC4" w14:textId="77777777">
        <w:trPr>
          <w:trHeight w:val="2683"/>
        </w:trPr>
        <w:tc>
          <w:tcPr>
            <w:tcW w:w="3087" w:type="dxa"/>
          </w:tcPr>
          <w:p w14:paraId="247B61D6" w14:textId="77777777" w:rsidR="00E21A6E" w:rsidRDefault="008779A1">
            <w:pPr>
              <w:pStyle w:val="TableParagraph"/>
              <w:ind w:left="215"/>
              <w:rPr>
                <w:sz w:val="24"/>
              </w:rPr>
            </w:pPr>
            <w:r>
              <w:rPr>
                <w:sz w:val="24"/>
              </w:rPr>
              <w:t>Safe</w:t>
            </w:r>
            <w:r>
              <w:rPr>
                <w:spacing w:val="-3"/>
                <w:sz w:val="24"/>
              </w:rPr>
              <w:t xml:space="preserve"> </w:t>
            </w:r>
            <w:r>
              <w:rPr>
                <w:sz w:val="24"/>
              </w:rPr>
              <w:t xml:space="preserve">Exam </w:t>
            </w:r>
            <w:r>
              <w:rPr>
                <w:spacing w:val="-2"/>
                <w:sz w:val="24"/>
              </w:rPr>
              <w:t>Browser</w:t>
            </w:r>
          </w:p>
        </w:tc>
        <w:tc>
          <w:tcPr>
            <w:tcW w:w="3084" w:type="dxa"/>
          </w:tcPr>
          <w:p w14:paraId="2C651FBE" w14:textId="77777777" w:rsidR="00E21A6E" w:rsidRDefault="008779A1">
            <w:pPr>
              <w:pStyle w:val="TableParagraph"/>
              <w:spacing w:line="360" w:lineRule="auto"/>
              <w:ind w:left="213" w:right="130" w:firstLine="4"/>
              <w:jc w:val="both"/>
              <w:rPr>
                <w:sz w:val="24"/>
              </w:rPr>
            </w:pPr>
            <w:r>
              <w:rPr>
                <w:sz w:val="24"/>
              </w:rPr>
              <w:t>Locks the browser but does not monitor student behavior at the OS level or detect suspicious patterns.</w:t>
            </w:r>
          </w:p>
        </w:tc>
        <w:tc>
          <w:tcPr>
            <w:tcW w:w="3360" w:type="dxa"/>
          </w:tcPr>
          <w:p w14:paraId="3E7F7D10" w14:textId="77777777" w:rsidR="00E21A6E" w:rsidRDefault="008779A1">
            <w:pPr>
              <w:pStyle w:val="TableParagraph"/>
              <w:tabs>
                <w:tab w:val="left" w:pos="2228"/>
              </w:tabs>
              <w:spacing w:line="360" w:lineRule="auto"/>
              <w:ind w:left="213" w:right="125" w:firstLine="7"/>
              <w:jc w:val="both"/>
              <w:rPr>
                <w:sz w:val="24"/>
              </w:rPr>
            </w:pPr>
            <w:r>
              <w:rPr>
                <w:sz w:val="24"/>
              </w:rPr>
              <w:t xml:space="preserve">Our system monitors </w:t>
            </w:r>
            <w:r>
              <w:rPr>
                <w:spacing w:val="-2"/>
                <w:sz w:val="24"/>
              </w:rPr>
              <w:t>applications,</w:t>
            </w:r>
            <w:r>
              <w:rPr>
                <w:sz w:val="24"/>
              </w:rPr>
              <w:tab/>
            </w:r>
            <w:r>
              <w:rPr>
                <w:spacing w:val="-2"/>
                <w:sz w:val="24"/>
              </w:rPr>
              <w:t xml:space="preserve">processes, </w:t>
            </w:r>
            <w:r>
              <w:rPr>
                <w:sz w:val="24"/>
              </w:rPr>
              <w:t>clipboard, network activity, and window switching, providing</w:t>
            </w:r>
            <w:r>
              <w:rPr>
                <w:spacing w:val="-11"/>
                <w:sz w:val="24"/>
              </w:rPr>
              <w:t xml:space="preserve"> </w:t>
            </w:r>
            <w:r>
              <w:rPr>
                <w:sz w:val="24"/>
              </w:rPr>
              <w:t>a</w:t>
            </w:r>
            <w:r>
              <w:rPr>
                <w:spacing w:val="-10"/>
                <w:sz w:val="24"/>
              </w:rPr>
              <w:t xml:space="preserve"> </w:t>
            </w:r>
            <w:r>
              <w:rPr>
                <w:sz w:val="24"/>
              </w:rPr>
              <w:t>detailed</w:t>
            </w:r>
            <w:r>
              <w:rPr>
                <w:spacing w:val="-10"/>
                <w:sz w:val="24"/>
              </w:rPr>
              <w:t xml:space="preserve"> </w:t>
            </w:r>
            <w:r>
              <w:rPr>
                <w:sz w:val="24"/>
              </w:rPr>
              <w:t>behavioral risk report for instructors.</w:t>
            </w:r>
          </w:p>
        </w:tc>
      </w:tr>
      <w:tr w:rsidR="00E21A6E" w14:paraId="48857C92" w14:textId="77777777">
        <w:trPr>
          <w:trHeight w:val="1857"/>
        </w:trPr>
        <w:tc>
          <w:tcPr>
            <w:tcW w:w="3087" w:type="dxa"/>
          </w:tcPr>
          <w:p w14:paraId="257D7696" w14:textId="77777777" w:rsidR="00E21A6E" w:rsidRDefault="008779A1">
            <w:pPr>
              <w:pStyle w:val="TableParagraph"/>
              <w:ind w:left="215"/>
              <w:rPr>
                <w:sz w:val="24"/>
              </w:rPr>
            </w:pPr>
            <w:proofErr w:type="spellStart"/>
            <w:r>
              <w:rPr>
                <w:spacing w:val="-2"/>
                <w:sz w:val="24"/>
              </w:rPr>
              <w:t>Proctorio</w:t>
            </w:r>
            <w:proofErr w:type="spellEnd"/>
          </w:p>
        </w:tc>
        <w:tc>
          <w:tcPr>
            <w:tcW w:w="3084" w:type="dxa"/>
          </w:tcPr>
          <w:p w14:paraId="593B1DCD" w14:textId="77777777" w:rsidR="00E21A6E" w:rsidRDefault="008779A1">
            <w:pPr>
              <w:pStyle w:val="TableParagraph"/>
              <w:spacing w:line="360" w:lineRule="auto"/>
              <w:ind w:left="215" w:right="126"/>
              <w:jc w:val="both"/>
              <w:rPr>
                <w:sz w:val="24"/>
              </w:rPr>
            </w:pPr>
            <w:r>
              <w:rPr>
                <w:sz w:val="24"/>
              </w:rPr>
              <w:t>Heavy reliance on continuous video/audio monitoring and complex setup; privacy concerns.</w:t>
            </w:r>
          </w:p>
        </w:tc>
        <w:tc>
          <w:tcPr>
            <w:tcW w:w="3360" w:type="dxa"/>
          </w:tcPr>
          <w:p w14:paraId="4BF31BFC" w14:textId="77777777" w:rsidR="00E21A6E" w:rsidRDefault="008779A1">
            <w:pPr>
              <w:pStyle w:val="TableParagraph"/>
              <w:tabs>
                <w:tab w:val="left" w:pos="2084"/>
              </w:tabs>
              <w:spacing w:line="360" w:lineRule="auto"/>
              <w:ind w:left="215" w:right="125" w:firstLine="4"/>
              <w:jc w:val="both"/>
              <w:rPr>
                <w:sz w:val="24"/>
              </w:rPr>
            </w:pPr>
            <w:r>
              <w:rPr>
                <w:sz w:val="24"/>
              </w:rPr>
              <w:t xml:space="preserve">Our system avoids intrusive </w:t>
            </w:r>
            <w:r>
              <w:rPr>
                <w:spacing w:val="-2"/>
                <w:sz w:val="24"/>
              </w:rPr>
              <w:t>video/audio</w:t>
            </w:r>
            <w:r>
              <w:rPr>
                <w:sz w:val="24"/>
              </w:rPr>
              <w:tab/>
            </w:r>
            <w:r>
              <w:rPr>
                <w:spacing w:val="-2"/>
                <w:sz w:val="24"/>
              </w:rPr>
              <w:t xml:space="preserve">monitoring, </w:t>
            </w:r>
            <w:r>
              <w:rPr>
                <w:sz w:val="24"/>
              </w:rPr>
              <w:t>focusing on intelligent agent- based behavior analysis.</w:t>
            </w:r>
          </w:p>
        </w:tc>
      </w:tr>
      <w:tr w:rsidR="00E21A6E" w14:paraId="2173583A" w14:textId="77777777">
        <w:trPr>
          <w:trHeight w:val="2683"/>
        </w:trPr>
        <w:tc>
          <w:tcPr>
            <w:tcW w:w="3087" w:type="dxa"/>
          </w:tcPr>
          <w:p w14:paraId="4408C7B4" w14:textId="77777777" w:rsidR="00E21A6E" w:rsidRDefault="008779A1">
            <w:pPr>
              <w:pStyle w:val="TableParagraph"/>
              <w:tabs>
                <w:tab w:val="left" w:pos="1909"/>
              </w:tabs>
              <w:spacing w:line="360" w:lineRule="auto"/>
              <w:ind w:right="77"/>
              <w:rPr>
                <w:sz w:val="24"/>
              </w:rPr>
            </w:pPr>
            <w:proofErr w:type="spellStart"/>
            <w:r>
              <w:rPr>
                <w:spacing w:val="-2"/>
                <w:sz w:val="24"/>
              </w:rPr>
              <w:t>Respondus</w:t>
            </w:r>
            <w:proofErr w:type="spellEnd"/>
            <w:r>
              <w:rPr>
                <w:sz w:val="24"/>
              </w:rPr>
              <w:tab/>
            </w:r>
            <w:proofErr w:type="spellStart"/>
            <w:r>
              <w:rPr>
                <w:spacing w:val="-2"/>
                <w:sz w:val="24"/>
              </w:rPr>
              <w:t>LockDown</w:t>
            </w:r>
            <w:proofErr w:type="spellEnd"/>
            <w:r>
              <w:rPr>
                <w:spacing w:val="-2"/>
                <w:sz w:val="24"/>
              </w:rPr>
              <w:t xml:space="preserve"> Browser</w:t>
            </w:r>
          </w:p>
        </w:tc>
        <w:tc>
          <w:tcPr>
            <w:tcW w:w="3084" w:type="dxa"/>
          </w:tcPr>
          <w:p w14:paraId="1FE215FD" w14:textId="77777777" w:rsidR="00E21A6E" w:rsidRDefault="008779A1">
            <w:pPr>
              <w:pStyle w:val="TableParagraph"/>
              <w:spacing w:line="360" w:lineRule="auto"/>
              <w:ind w:left="215" w:right="129"/>
              <w:jc w:val="both"/>
              <w:rPr>
                <w:sz w:val="24"/>
              </w:rPr>
            </w:pPr>
            <w:r>
              <w:rPr>
                <w:sz w:val="24"/>
              </w:rPr>
              <w:t>Focuses only on browser lockdown and requires camera-based</w:t>
            </w:r>
            <w:r>
              <w:rPr>
                <w:spacing w:val="-15"/>
                <w:sz w:val="24"/>
              </w:rPr>
              <w:t xml:space="preserve"> </w:t>
            </w:r>
            <w:r>
              <w:rPr>
                <w:sz w:val="24"/>
              </w:rPr>
              <w:t>proctoring</w:t>
            </w:r>
            <w:r>
              <w:rPr>
                <w:spacing w:val="-15"/>
                <w:sz w:val="24"/>
              </w:rPr>
              <w:t xml:space="preserve"> </w:t>
            </w:r>
            <w:r>
              <w:rPr>
                <w:sz w:val="24"/>
              </w:rPr>
              <w:t>for cheating detection.</w:t>
            </w:r>
          </w:p>
        </w:tc>
        <w:tc>
          <w:tcPr>
            <w:tcW w:w="3360" w:type="dxa"/>
          </w:tcPr>
          <w:p w14:paraId="3F725D55" w14:textId="77777777" w:rsidR="00E21A6E" w:rsidRDefault="008779A1">
            <w:pPr>
              <w:pStyle w:val="TableParagraph"/>
              <w:spacing w:line="360" w:lineRule="auto"/>
              <w:ind w:left="215" w:right="125" w:firstLine="4"/>
              <w:jc w:val="both"/>
              <w:rPr>
                <w:sz w:val="24"/>
              </w:rPr>
            </w:pPr>
            <w:r>
              <w:rPr>
                <w:sz w:val="24"/>
              </w:rPr>
              <w:t>Our</w:t>
            </w:r>
            <w:r>
              <w:rPr>
                <w:spacing w:val="-15"/>
                <w:sz w:val="24"/>
              </w:rPr>
              <w:t xml:space="preserve"> </w:t>
            </w:r>
            <w:r>
              <w:rPr>
                <w:sz w:val="24"/>
              </w:rPr>
              <w:t>system</w:t>
            </w:r>
            <w:r>
              <w:rPr>
                <w:spacing w:val="-15"/>
                <w:sz w:val="24"/>
              </w:rPr>
              <w:t xml:space="preserve"> </w:t>
            </w:r>
            <w:r>
              <w:rPr>
                <w:sz w:val="24"/>
              </w:rPr>
              <w:t>is</w:t>
            </w:r>
            <w:r>
              <w:rPr>
                <w:spacing w:val="-14"/>
                <w:sz w:val="24"/>
              </w:rPr>
              <w:t xml:space="preserve"> </w:t>
            </w:r>
            <w:r>
              <w:rPr>
                <w:sz w:val="24"/>
              </w:rPr>
              <w:t>privacy-friendly, does not require constant webcam monitoring, and detects cheating using intelligent behavior analysis directly on the PC.</w:t>
            </w:r>
          </w:p>
        </w:tc>
      </w:tr>
      <w:tr w:rsidR="00E21A6E" w14:paraId="57345B04" w14:textId="77777777">
        <w:trPr>
          <w:trHeight w:val="2684"/>
        </w:trPr>
        <w:tc>
          <w:tcPr>
            <w:tcW w:w="3087" w:type="dxa"/>
          </w:tcPr>
          <w:p w14:paraId="610C7472" w14:textId="77777777" w:rsidR="00E21A6E" w:rsidRDefault="008779A1">
            <w:pPr>
              <w:pStyle w:val="TableParagraph"/>
              <w:ind w:left="215"/>
              <w:rPr>
                <w:sz w:val="24"/>
              </w:rPr>
            </w:pPr>
            <w:proofErr w:type="spellStart"/>
            <w:r>
              <w:rPr>
                <w:spacing w:val="-2"/>
                <w:sz w:val="24"/>
              </w:rPr>
              <w:lastRenderedPageBreak/>
              <w:t>ExamSoft</w:t>
            </w:r>
            <w:proofErr w:type="spellEnd"/>
          </w:p>
        </w:tc>
        <w:tc>
          <w:tcPr>
            <w:tcW w:w="3084" w:type="dxa"/>
          </w:tcPr>
          <w:p w14:paraId="35DC2F47" w14:textId="77777777" w:rsidR="00E21A6E" w:rsidRDefault="008779A1">
            <w:pPr>
              <w:pStyle w:val="TableParagraph"/>
              <w:spacing w:line="360" w:lineRule="auto"/>
              <w:ind w:left="220" w:right="128" w:hanging="5"/>
              <w:jc w:val="both"/>
              <w:rPr>
                <w:sz w:val="24"/>
              </w:rPr>
            </w:pPr>
            <w:r>
              <w:rPr>
                <w:sz w:val="24"/>
              </w:rPr>
              <w:t>Allows exam upload and submission, but lacks real- time behavioral monitoring and</w:t>
            </w:r>
            <w:r>
              <w:rPr>
                <w:spacing w:val="-10"/>
                <w:sz w:val="24"/>
              </w:rPr>
              <w:t xml:space="preserve"> </w:t>
            </w:r>
            <w:r>
              <w:rPr>
                <w:sz w:val="24"/>
              </w:rPr>
              <w:t>USB/file</w:t>
            </w:r>
            <w:r>
              <w:rPr>
                <w:spacing w:val="-8"/>
                <w:sz w:val="24"/>
              </w:rPr>
              <w:t xml:space="preserve"> </w:t>
            </w:r>
            <w:r>
              <w:rPr>
                <w:sz w:val="24"/>
              </w:rPr>
              <w:t>access</w:t>
            </w:r>
            <w:r>
              <w:rPr>
                <w:spacing w:val="-6"/>
                <w:sz w:val="24"/>
              </w:rPr>
              <w:t xml:space="preserve"> </w:t>
            </w:r>
            <w:r>
              <w:rPr>
                <w:spacing w:val="-2"/>
                <w:sz w:val="24"/>
              </w:rPr>
              <w:t>control.</w:t>
            </w:r>
          </w:p>
        </w:tc>
        <w:tc>
          <w:tcPr>
            <w:tcW w:w="3360" w:type="dxa"/>
          </w:tcPr>
          <w:p w14:paraId="5B0E85EA" w14:textId="77777777" w:rsidR="00E21A6E" w:rsidRDefault="008779A1">
            <w:pPr>
              <w:pStyle w:val="TableParagraph"/>
              <w:spacing w:line="360" w:lineRule="auto"/>
              <w:ind w:left="213" w:right="123" w:firstLine="7"/>
              <w:jc w:val="both"/>
              <w:rPr>
                <w:sz w:val="24"/>
              </w:rPr>
            </w:pPr>
            <w:r>
              <w:rPr>
                <w:sz w:val="24"/>
              </w:rPr>
              <w:t>Our system combines exam upload,</w:t>
            </w:r>
            <w:r>
              <w:rPr>
                <w:spacing w:val="-10"/>
                <w:sz w:val="24"/>
              </w:rPr>
              <w:t xml:space="preserve"> </w:t>
            </w:r>
            <w:r>
              <w:rPr>
                <w:sz w:val="24"/>
              </w:rPr>
              <w:t>secure</w:t>
            </w:r>
            <w:r>
              <w:rPr>
                <w:spacing w:val="-11"/>
                <w:sz w:val="24"/>
              </w:rPr>
              <w:t xml:space="preserve"> </w:t>
            </w:r>
            <w:r>
              <w:rPr>
                <w:sz w:val="24"/>
              </w:rPr>
              <w:t>submission,</w:t>
            </w:r>
            <w:r>
              <w:rPr>
                <w:spacing w:val="-9"/>
                <w:sz w:val="24"/>
              </w:rPr>
              <w:t xml:space="preserve"> </w:t>
            </w:r>
            <w:r>
              <w:rPr>
                <w:sz w:val="24"/>
              </w:rPr>
              <w:t>and real-time monitoring of USBs, files, and application usage, ensuring both exam security and academic integrity.</w:t>
            </w:r>
          </w:p>
        </w:tc>
      </w:tr>
    </w:tbl>
    <w:p w14:paraId="0E948FB5" w14:textId="77777777" w:rsidR="00E21A6E" w:rsidRDefault="00E21A6E">
      <w:pPr>
        <w:pStyle w:val="TableParagraph"/>
        <w:spacing w:line="360" w:lineRule="auto"/>
        <w:jc w:val="both"/>
        <w:rPr>
          <w:sz w:val="24"/>
        </w:rPr>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7459D1C4" w14:textId="77777777" w:rsidR="00E21A6E" w:rsidRDefault="008779A1" w:rsidP="00D85013">
      <w:pPr>
        <w:pStyle w:val="Heading1"/>
        <w:numPr>
          <w:ilvl w:val="0"/>
          <w:numId w:val="8"/>
        </w:numPr>
        <w:tabs>
          <w:tab w:val="left" w:pos="639"/>
        </w:tabs>
        <w:spacing w:before="78" w:line="360" w:lineRule="auto"/>
        <w:ind w:left="639" w:hanging="279"/>
        <w:jc w:val="both"/>
      </w:pPr>
      <w:bookmarkStart w:id="4" w:name="_bookmark3"/>
      <w:bookmarkEnd w:id="4"/>
      <w:r>
        <w:lastRenderedPageBreak/>
        <w:t>Problem</w:t>
      </w:r>
      <w:r>
        <w:rPr>
          <w:spacing w:val="-8"/>
        </w:rPr>
        <w:t xml:space="preserve"> </w:t>
      </w:r>
      <w:r>
        <w:rPr>
          <w:spacing w:val="-2"/>
        </w:rPr>
        <w:t>Statement</w:t>
      </w:r>
    </w:p>
    <w:p w14:paraId="34D14331" w14:textId="77777777" w:rsidR="00E21A6E" w:rsidRDefault="008779A1" w:rsidP="00D85013">
      <w:pPr>
        <w:pStyle w:val="BodyText"/>
        <w:spacing w:before="164" w:line="360" w:lineRule="auto"/>
        <w:ind w:left="365" w:right="358" w:firstLine="2"/>
        <w:jc w:val="both"/>
      </w:pPr>
      <w:r>
        <w:t>The lack of an intelligent, PC-based exam monitoring and evaluation system in universities and schools creates a significant challenge in maintaining academic integrity during lab exams. Traditional supervision methods, such as manual invigilation or camera-based proctoring, are often limited in effectiveness. Teachers cannot continuously monitor many students at once, leaving opportunities for cheating. Students can exploit these gaps by accessing unauthorized websites, using applications like ChatGPT or Google, opening existing files on the computer, or inserting USB drives to obtain answers.</w:t>
      </w:r>
    </w:p>
    <w:p w14:paraId="5B0B735C" w14:textId="77777777" w:rsidR="00E21A6E" w:rsidRDefault="00E21A6E">
      <w:pPr>
        <w:pStyle w:val="BodyText"/>
        <w:spacing w:before="139"/>
      </w:pPr>
    </w:p>
    <w:p w14:paraId="7EEDCF5D" w14:textId="04392F81" w:rsidR="003733CB" w:rsidRDefault="008779A1" w:rsidP="003733CB">
      <w:pPr>
        <w:pStyle w:val="BodyText"/>
        <w:spacing w:line="360" w:lineRule="auto"/>
        <w:ind w:left="365" w:right="355" w:firstLine="2"/>
        <w:jc w:val="both"/>
      </w:pPr>
      <w:r>
        <w:t>Moreover, existing exam platforms typically</w:t>
      </w:r>
      <w:r>
        <w:rPr>
          <w:spacing w:val="-1"/>
        </w:rPr>
        <w:t xml:space="preserve"> </w:t>
      </w:r>
      <w:r>
        <w:t>allow teachers to upload exams and receive student submissions</w:t>
      </w:r>
      <w:r>
        <w:rPr>
          <w:spacing w:val="-3"/>
        </w:rPr>
        <w:t xml:space="preserve"> </w:t>
      </w:r>
      <w:r>
        <w:t>but</w:t>
      </w:r>
      <w:r>
        <w:rPr>
          <w:spacing w:val="-3"/>
        </w:rPr>
        <w:t xml:space="preserve"> </w:t>
      </w:r>
      <w:r>
        <w:t>do</w:t>
      </w:r>
      <w:r>
        <w:rPr>
          <w:spacing w:val="-3"/>
        </w:rPr>
        <w:t xml:space="preserve"> </w:t>
      </w:r>
      <w:r>
        <w:t>not</w:t>
      </w:r>
      <w:r>
        <w:rPr>
          <w:spacing w:val="-3"/>
        </w:rPr>
        <w:t xml:space="preserve"> </w:t>
      </w:r>
      <w:r>
        <w:t>provide</w:t>
      </w:r>
      <w:r>
        <w:rPr>
          <w:spacing w:val="-3"/>
        </w:rPr>
        <w:t xml:space="preserve"> </w:t>
      </w:r>
      <w:r>
        <w:t>real-time</w:t>
      </w:r>
      <w:r>
        <w:rPr>
          <w:spacing w:val="-3"/>
        </w:rPr>
        <w:t xml:space="preserve"> </w:t>
      </w:r>
      <w:r>
        <w:t>monitoring</w:t>
      </w:r>
      <w:r>
        <w:rPr>
          <w:spacing w:val="-5"/>
        </w:rPr>
        <w:t xml:space="preserve"> </w:t>
      </w:r>
      <w:r>
        <w:t>of</w:t>
      </w:r>
      <w:r>
        <w:rPr>
          <w:spacing w:val="-3"/>
        </w:rPr>
        <w:t xml:space="preserve"> </w:t>
      </w:r>
      <w:r>
        <w:t>student</w:t>
      </w:r>
      <w:r>
        <w:rPr>
          <w:spacing w:val="-3"/>
        </w:rPr>
        <w:t xml:space="preserve"> </w:t>
      </w:r>
      <w:r>
        <w:t>behavior</w:t>
      </w:r>
      <w:r>
        <w:rPr>
          <w:spacing w:val="-2"/>
        </w:rPr>
        <w:t xml:space="preserve"> </w:t>
      </w:r>
      <w:r>
        <w:t>or</w:t>
      </w:r>
      <w:r>
        <w:rPr>
          <w:spacing w:val="-2"/>
        </w:rPr>
        <w:t xml:space="preserve"> </w:t>
      </w:r>
      <w:r>
        <w:t>automated</w:t>
      </w:r>
      <w:r>
        <w:rPr>
          <w:spacing w:val="-2"/>
        </w:rPr>
        <w:t xml:space="preserve"> </w:t>
      </w:r>
      <w:r>
        <w:t>evaluation based on a teacher-defined rubric. This lack of integration makes it difficult to detect suspicious activities, evaluate answers efficiently, and ensure a fair and secure examination environment. There is a clear need for a comprehensive solution that combines exam management, intelligent behavior monitoring, and automated evaluation to protect academic integrity, reduce teacher workload, and provide a reliable assessment process for students.</w:t>
      </w:r>
    </w:p>
    <w:p w14:paraId="46AA0D38" w14:textId="77777777" w:rsidR="00E21A6E" w:rsidRDefault="008779A1" w:rsidP="003733CB">
      <w:pPr>
        <w:pStyle w:val="Heading1"/>
        <w:numPr>
          <w:ilvl w:val="0"/>
          <w:numId w:val="8"/>
        </w:numPr>
        <w:tabs>
          <w:tab w:val="left" w:pos="639"/>
        </w:tabs>
        <w:spacing w:line="360" w:lineRule="auto"/>
        <w:ind w:left="639" w:hanging="279"/>
        <w:jc w:val="both"/>
      </w:pPr>
      <w:bookmarkStart w:id="5" w:name="_bookmark4"/>
      <w:bookmarkEnd w:id="5"/>
      <w:r>
        <w:t>Problem</w:t>
      </w:r>
      <w:r>
        <w:rPr>
          <w:spacing w:val="-8"/>
        </w:rPr>
        <w:t xml:space="preserve"> </w:t>
      </w:r>
      <w:r>
        <w:rPr>
          <w:spacing w:val="-2"/>
        </w:rPr>
        <w:t>Solution</w:t>
      </w:r>
    </w:p>
    <w:p w14:paraId="04C9EBCC" w14:textId="77777777" w:rsidR="00E21A6E" w:rsidRDefault="008779A1" w:rsidP="003733CB">
      <w:pPr>
        <w:pStyle w:val="BodyText"/>
        <w:spacing w:before="164" w:line="360" w:lineRule="auto"/>
        <w:ind w:left="365" w:right="355" w:firstLine="2"/>
        <w:jc w:val="both"/>
      </w:pPr>
      <w:r>
        <w:t>To</w:t>
      </w:r>
      <w:r>
        <w:rPr>
          <w:spacing w:val="-8"/>
        </w:rPr>
        <w:t xml:space="preserve"> </w:t>
      </w:r>
      <w:r>
        <w:t>address</w:t>
      </w:r>
      <w:r>
        <w:rPr>
          <w:spacing w:val="-7"/>
        </w:rPr>
        <w:t xml:space="preserve"> </w:t>
      </w:r>
      <w:r>
        <w:t>the</w:t>
      </w:r>
      <w:r>
        <w:rPr>
          <w:spacing w:val="-7"/>
        </w:rPr>
        <w:t xml:space="preserve"> </w:t>
      </w:r>
      <w:r>
        <w:t>challenges</w:t>
      </w:r>
      <w:r>
        <w:rPr>
          <w:spacing w:val="-7"/>
        </w:rPr>
        <w:t xml:space="preserve"> </w:t>
      </w:r>
      <w:r>
        <w:t>of</w:t>
      </w:r>
      <w:r>
        <w:rPr>
          <w:spacing w:val="-8"/>
        </w:rPr>
        <w:t xml:space="preserve"> </w:t>
      </w:r>
      <w:r>
        <w:t>cheating</w:t>
      </w:r>
      <w:r>
        <w:rPr>
          <w:spacing w:val="-7"/>
        </w:rPr>
        <w:t xml:space="preserve"> </w:t>
      </w:r>
      <w:r>
        <w:t>and</w:t>
      </w:r>
      <w:r>
        <w:rPr>
          <w:spacing w:val="-7"/>
        </w:rPr>
        <w:t xml:space="preserve"> </w:t>
      </w:r>
      <w:r>
        <w:t>inefficient</w:t>
      </w:r>
      <w:r>
        <w:rPr>
          <w:spacing w:val="-7"/>
        </w:rPr>
        <w:t xml:space="preserve"> </w:t>
      </w:r>
      <w:r>
        <w:t>exam</w:t>
      </w:r>
      <w:r>
        <w:rPr>
          <w:spacing w:val="-7"/>
        </w:rPr>
        <w:t xml:space="preserve"> </w:t>
      </w:r>
      <w:r>
        <w:t>management</w:t>
      </w:r>
      <w:r>
        <w:rPr>
          <w:spacing w:val="-7"/>
        </w:rPr>
        <w:t xml:space="preserve"> </w:t>
      </w:r>
      <w:r>
        <w:t>in</w:t>
      </w:r>
      <w:r>
        <w:rPr>
          <w:spacing w:val="-5"/>
        </w:rPr>
        <w:t xml:space="preserve"> </w:t>
      </w:r>
      <w:r>
        <w:t>lab</w:t>
      </w:r>
      <w:r>
        <w:rPr>
          <w:spacing w:val="-8"/>
        </w:rPr>
        <w:t xml:space="preserve"> </w:t>
      </w:r>
      <w:r>
        <w:t>exams,</w:t>
      </w:r>
      <w:r>
        <w:rPr>
          <w:spacing w:val="-7"/>
        </w:rPr>
        <w:t xml:space="preserve"> </w:t>
      </w:r>
      <w:r>
        <w:t>we</w:t>
      </w:r>
      <w:r>
        <w:rPr>
          <w:spacing w:val="-9"/>
        </w:rPr>
        <w:t xml:space="preserve"> </w:t>
      </w:r>
      <w:r>
        <w:t>propose a</w:t>
      </w:r>
      <w:r>
        <w:rPr>
          <w:spacing w:val="-10"/>
        </w:rPr>
        <w:t xml:space="preserve"> </w:t>
      </w:r>
      <w:r>
        <w:t>comprehensive</w:t>
      </w:r>
      <w:r>
        <w:rPr>
          <w:spacing w:val="-8"/>
        </w:rPr>
        <w:t xml:space="preserve"> </w:t>
      </w:r>
      <w:r>
        <w:t>Intelligent</w:t>
      </w:r>
      <w:r>
        <w:rPr>
          <w:spacing w:val="-9"/>
        </w:rPr>
        <w:t xml:space="preserve"> </w:t>
      </w:r>
      <w:r>
        <w:t>Secure</w:t>
      </w:r>
      <w:r>
        <w:rPr>
          <w:spacing w:val="-9"/>
        </w:rPr>
        <w:t xml:space="preserve"> </w:t>
      </w:r>
      <w:r>
        <w:t>Lab</w:t>
      </w:r>
      <w:r>
        <w:rPr>
          <w:spacing w:val="-9"/>
        </w:rPr>
        <w:t xml:space="preserve"> </w:t>
      </w:r>
      <w:r>
        <w:t>Examination</w:t>
      </w:r>
      <w:r>
        <w:rPr>
          <w:spacing w:val="-9"/>
        </w:rPr>
        <w:t xml:space="preserve"> </w:t>
      </w:r>
      <w:r>
        <w:t>System</w:t>
      </w:r>
      <w:r>
        <w:rPr>
          <w:spacing w:val="-9"/>
        </w:rPr>
        <w:t xml:space="preserve"> </w:t>
      </w:r>
      <w:r>
        <w:t>with</w:t>
      </w:r>
      <w:r>
        <w:rPr>
          <w:spacing w:val="-4"/>
        </w:rPr>
        <w:t xml:space="preserve"> </w:t>
      </w:r>
      <w:r>
        <w:t>Behavioral</w:t>
      </w:r>
      <w:r>
        <w:rPr>
          <w:spacing w:val="-9"/>
        </w:rPr>
        <w:t xml:space="preserve"> </w:t>
      </w:r>
      <w:r>
        <w:t>Risk</w:t>
      </w:r>
      <w:r>
        <w:rPr>
          <w:spacing w:val="-9"/>
        </w:rPr>
        <w:t xml:space="preserve"> </w:t>
      </w:r>
      <w:r>
        <w:t>Analysis.</w:t>
      </w:r>
      <w:r>
        <w:rPr>
          <w:spacing w:val="-9"/>
        </w:rPr>
        <w:t xml:space="preserve"> </w:t>
      </w:r>
      <w:r>
        <w:t>This desktop</w:t>
      </w:r>
      <w:r>
        <w:rPr>
          <w:spacing w:val="-1"/>
        </w:rPr>
        <w:t xml:space="preserve"> </w:t>
      </w:r>
      <w:r>
        <w:t>application</w:t>
      </w:r>
      <w:r>
        <w:rPr>
          <w:spacing w:val="-1"/>
        </w:rPr>
        <w:t xml:space="preserve"> </w:t>
      </w:r>
      <w:r>
        <w:t>will</w:t>
      </w:r>
      <w:r>
        <w:rPr>
          <w:spacing w:val="-1"/>
        </w:rPr>
        <w:t xml:space="preserve"> </w:t>
      </w:r>
      <w:r>
        <w:t>revolutionize</w:t>
      </w:r>
      <w:r>
        <w:rPr>
          <w:spacing w:val="-2"/>
        </w:rPr>
        <w:t xml:space="preserve"> </w:t>
      </w:r>
      <w:r>
        <w:t>the</w:t>
      </w:r>
      <w:r>
        <w:rPr>
          <w:spacing w:val="-2"/>
        </w:rPr>
        <w:t xml:space="preserve"> </w:t>
      </w:r>
      <w:r>
        <w:t>examination</w:t>
      </w:r>
      <w:r>
        <w:rPr>
          <w:spacing w:val="-1"/>
        </w:rPr>
        <w:t xml:space="preserve"> </w:t>
      </w:r>
      <w:r>
        <w:t>process</w:t>
      </w:r>
      <w:r>
        <w:rPr>
          <w:spacing w:val="-1"/>
        </w:rPr>
        <w:t xml:space="preserve"> </w:t>
      </w:r>
      <w:r>
        <w:t>by</w:t>
      </w:r>
      <w:r>
        <w:rPr>
          <w:spacing w:val="-6"/>
        </w:rPr>
        <w:t xml:space="preserve"> </w:t>
      </w:r>
      <w:r>
        <w:t>combining</w:t>
      </w:r>
      <w:r>
        <w:rPr>
          <w:spacing w:val="-1"/>
        </w:rPr>
        <w:t xml:space="preserve"> </w:t>
      </w:r>
      <w:r>
        <w:t>intelligent</w:t>
      </w:r>
      <w:r>
        <w:rPr>
          <w:spacing w:val="-1"/>
        </w:rPr>
        <w:t xml:space="preserve"> </w:t>
      </w:r>
      <w:r>
        <w:t>behavior monitoring, and automated evaluation. By controlling the student’s computer environment, the system blocks unauthorized software, restricts USB, and monitors activities such as window switching, clipboard usage, and application behavior.</w:t>
      </w:r>
    </w:p>
    <w:p w14:paraId="5167AB67" w14:textId="77777777" w:rsidR="00E21A6E" w:rsidRDefault="00E21A6E">
      <w:pPr>
        <w:pStyle w:val="BodyText"/>
        <w:spacing w:before="138"/>
      </w:pPr>
    </w:p>
    <w:p w14:paraId="31A928B3" w14:textId="51986A9D" w:rsidR="00E21A6E" w:rsidRDefault="008779A1" w:rsidP="00D85013">
      <w:pPr>
        <w:pStyle w:val="BodyText"/>
        <w:spacing w:line="360" w:lineRule="auto"/>
        <w:ind w:left="365" w:right="356" w:firstLine="2"/>
        <w:jc w:val="both"/>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t>Teachers</w:t>
      </w:r>
      <w:r>
        <w:rPr>
          <w:spacing w:val="-9"/>
        </w:rPr>
        <w:t xml:space="preserve"> </w:t>
      </w:r>
      <w:r>
        <w:t>can</w:t>
      </w:r>
      <w:r>
        <w:rPr>
          <w:spacing w:val="-8"/>
        </w:rPr>
        <w:t xml:space="preserve"> </w:t>
      </w:r>
      <w:r>
        <w:t>upload</w:t>
      </w:r>
      <w:r>
        <w:rPr>
          <w:spacing w:val="-9"/>
        </w:rPr>
        <w:t xml:space="preserve"> </w:t>
      </w:r>
      <w:r>
        <w:t>exam</w:t>
      </w:r>
      <w:r>
        <w:rPr>
          <w:spacing w:val="-8"/>
        </w:rPr>
        <w:t xml:space="preserve"> </w:t>
      </w:r>
      <w:r>
        <w:t>papers</w:t>
      </w:r>
      <w:r>
        <w:rPr>
          <w:spacing w:val="-9"/>
        </w:rPr>
        <w:t xml:space="preserve"> </w:t>
      </w:r>
      <w:r>
        <w:t>directly</w:t>
      </w:r>
      <w:r>
        <w:rPr>
          <w:spacing w:val="-14"/>
        </w:rPr>
        <w:t xml:space="preserve"> </w:t>
      </w:r>
      <w:r>
        <w:t>into</w:t>
      </w:r>
      <w:r>
        <w:rPr>
          <w:spacing w:val="-8"/>
        </w:rPr>
        <w:t xml:space="preserve"> </w:t>
      </w:r>
      <w:r>
        <w:t>the</w:t>
      </w:r>
      <w:r>
        <w:rPr>
          <w:spacing w:val="-7"/>
        </w:rPr>
        <w:t xml:space="preserve"> </w:t>
      </w:r>
      <w:r>
        <w:t>system,</w:t>
      </w:r>
      <w:r>
        <w:rPr>
          <w:spacing w:val="-8"/>
        </w:rPr>
        <w:t xml:space="preserve"> </w:t>
      </w:r>
      <w:r>
        <w:t>and</w:t>
      </w:r>
      <w:r>
        <w:rPr>
          <w:spacing w:val="-8"/>
        </w:rPr>
        <w:t xml:space="preserve"> </w:t>
      </w:r>
      <w:r>
        <w:t>students</w:t>
      </w:r>
      <w:r>
        <w:rPr>
          <w:spacing w:val="-8"/>
        </w:rPr>
        <w:t xml:space="preserve"> </w:t>
      </w:r>
      <w:r>
        <w:t>will</w:t>
      </w:r>
      <w:r>
        <w:rPr>
          <w:spacing w:val="-10"/>
        </w:rPr>
        <w:t xml:space="preserve"> </w:t>
      </w:r>
      <w:r>
        <w:t>submit</w:t>
      </w:r>
      <w:r>
        <w:rPr>
          <w:spacing w:val="-10"/>
        </w:rPr>
        <w:t xml:space="preserve"> </w:t>
      </w:r>
      <w:r>
        <w:t>their</w:t>
      </w:r>
      <w:r>
        <w:rPr>
          <w:spacing w:val="-9"/>
        </w:rPr>
        <w:t xml:space="preserve"> </w:t>
      </w:r>
      <w:r>
        <w:t>solutions through the application. An intelligent agent will analyze both the student’s behavior generating risk scores and reports for instructors.</w:t>
      </w:r>
      <w:r>
        <w:rPr>
          <w:spacing w:val="-15"/>
        </w:rPr>
        <w:t xml:space="preserve"> </w:t>
      </w:r>
      <w:r>
        <w:t>This</w:t>
      </w:r>
      <w:r>
        <w:rPr>
          <w:spacing w:val="-14"/>
        </w:rPr>
        <w:t xml:space="preserve"> </w:t>
      </w:r>
      <w:r>
        <w:t>integrated</w:t>
      </w:r>
      <w:r>
        <w:rPr>
          <w:spacing w:val="-14"/>
        </w:rPr>
        <w:t xml:space="preserve"> </w:t>
      </w:r>
      <w:r>
        <w:t>approach</w:t>
      </w:r>
      <w:r>
        <w:rPr>
          <w:spacing w:val="-14"/>
        </w:rPr>
        <w:t xml:space="preserve"> </w:t>
      </w:r>
      <w:r>
        <w:t>ensures</w:t>
      </w:r>
      <w:r>
        <w:rPr>
          <w:spacing w:val="-14"/>
        </w:rPr>
        <w:t xml:space="preserve"> </w:t>
      </w:r>
      <w:r>
        <w:t>fair</w:t>
      </w:r>
      <w:r>
        <w:rPr>
          <w:spacing w:val="-14"/>
        </w:rPr>
        <w:t xml:space="preserve"> </w:t>
      </w:r>
      <w:r>
        <w:t>and</w:t>
      </w:r>
      <w:r>
        <w:rPr>
          <w:spacing w:val="-14"/>
        </w:rPr>
        <w:t xml:space="preserve"> </w:t>
      </w:r>
      <w:r>
        <w:t>secure</w:t>
      </w:r>
      <w:r>
        <w:rPr>
          <w:spacing w:val="-15"/>
        </w:rPr>
        <w:t xml:space="preserve"> </w:t>
      </w:r>
      <w:r>
        <w:t>exams,</w:t>
      </w:r>
      <w:r>
        <w:rPr>
          <w:spacing w:val="-13"/>
        </w:rPr>
        <w:t xml:space="preserve"> </w:t>
      </w:r>
      <w:r>
        <w:t>reduces</w:t>
      </w:r>
      <w:r>
        <w:rPr>
          <w:spacing w:val="-12"/>
        </w:rPr>
        <w:t xml:space="preserve"> </w:t>
      </w:r>
      <w:r>
        <w:t>teacher</w:t>
      </w:r>
      <w:r>
        <w:rPr>
          <w:spacing w:val="-15"/>
        </w:rPr>
        <w:t xml:space="preserve"> </w:t>
      </w:r>
      <w:r>
        <w:t>workload,</w:t>
      </w:r>
      <w:r>
        <w:rPr>
          <w:spacing w:val="-14"/>
        </w:rPr>
        <w:t xml:space="preserve"> </w:t>
      </w:r>
      <w:r>
        <w:t>and provides actionable insights into potential cheating attempts. The system is privacy-friendly, deployable</w:t>
      </w:r>
      <w:r>
        <w:rPr>
          <w:spacing w:val="14"/>
        </w:rPr>
        <w:t xml:space="preserve"> </w:t>
      </w:r>
      <w:r>
        <w:t>in</w:t>
      </w:r>
      <w:r>
        <w:rPr>
          <w:spacing w:val="18"/>
        </w:rPr>
        <w:t xml:space="preserve"> </w:t>
      </w:r>
      <w:r>
        <w:t>real</w:t>
      </w:r>
      <w:r>
        <w:rPr>
          <w:spacing w:val="18"/>
        </w:rPr>
        <w:t xml:space="preserve"> </w:t>
      </w:r>
      <w:r>
        <w:t>labs,</w:t>
      </w:r>
      <w:r>
        <w:rPr>
          <w:spacing w:val="19"/>
        </w:rPr>
        <w:t xml:space="preserve"> </w:t>
      </w:r>
      <w:r>
        <w:t>and</w:t>
      </w:r>
      <w:r>
        <w:rPr>
          <w:spacing w:val="17"/>
        </w:rPr>
        <w:t xml:space="preserve"> </w:t>
      </w:r>
      <w:r>
        <w:t>designed</w:t>
      </w:r>
      <w:r>
        <w:rPr>
          <w:spacing w:val="17"/>
        </w:rPr>
        <w:t xml:space="preserve"> </w:t>
      </w:r>
      <w:r>
        <w:t>to</w:t>
      </w:r>
      <w:r>
        <w:rPr>
          <w:spacing w:val="17"/>
        </w:rPr>
        <w:t xml:space="preserve"> </w:t>
      </w:r>
      <w:r>
        <w:t>scale</w:t>
      </w:r>
      <w:r>
        <w:rPr>
          <w:spacing w:val="17"/>
        </w:rPr>
        <w:t xml:space="preserve"> </w:t>
      </w:r>
      <w:r>
        <w:t>for</w:t>
      </w:r>
      <w:r>
        <w:rPr>
          <w:spacing w:val="17"/>
        </w:rPr>
        <w:t xml:space="preserve"> </w:t>
      </w:r>
      <w:r>
        <w:t>multiple</w:t>
      </w:r>
      <w:r>
        <w:rPr>
          <w:spacing w:val="16"/>
        </w:rPr>
        <w:t xml:space="preserve"> </w:t>
      </w:r>
      <w:r>
        <w:t>students</w:t>
      </w:r>
      <w:r>
        <w:rPr>
          <w:spacing w:val="18"/>
        </w:rPr>
        <w:t xml:space="preserve"> </w:t>
      </w:r>
      <w:r>
        <w:t>simultaneously,</w:t>
      </w:r>
      <w:r>
        <w:rPr>
          <w:spacing w:val="17"/>
        </w:rPr>
        <w:t xml:space="preserve"> </w:t>
      </w:r>
      <w:r>
        <w:t>providing</w:t>
      </w:r>
      <w:r>
        <w:rPr>
          <w:spacing w:val="15"/>
        </w:rPr>
        <w:t xml:space="preserve"> </w:t>
      </w:r>
      <w:r w:rsidR="00D85013">
        <w:rPr>
          <w:spacing w:val="15"/>
        </w:rPr>
        <w:t>a practical and effective solution to modern security challenges.</w:t>
      </w:r>
      <w:r w:rsidR="00D85013">
        <w:rPr>
          <w:spacing w:val="-10"/>
        </w:rPr>
        <w:t xml:space="preserve">     </w:t>
      </w:r>
    </w:p>
    <w:p w14:paraId="121695BE" w14:textId="77777777" w:rsidR="00E21A6E" w:rsidRDefault="00E21A6E">
      <w:pPr>
        <w:pStyle w:val="BodyText"/>
        <w:spacing w:before="225"/>
      </w:pPr>
    </w:p>
    <w:p w14:paraId="077B445D" w14:textId="77777777" w:rsidR="00E21A6E" w:rsidRDefault="008779A1" w:rsidP="00D85013">
      <w:pPr>
        <w:pStyle w:val="Heading1"/>
        <w:numPr>
          <w:ilvl w:val="1"/>
          <w:numId w:val="8"/>
        </w:numPr>
        <w:tabs>
          <w:tab w:val="left" w:pos="781"/>
        </w:tabs>
        <w:spacing w:line="360" w:lineRule="auto"/>
        <w:ind w:left="781" w:hanging="421"/>
        <w:jc w:val="both"/>
      </w:pPr>
      <w:bookmarkStart w:id="6" w:name="_bookmark5"/>
      <w:bookmarkEnd w:id="6"/>
      <w:r>
        <w:rPr>
          <w:spacing w:val="-2"/>
        </w:rPr>
        <w:t>Objectives</w:t>
      </w:r>
    </w:p>
    <w:p w14:paraId="1EFA48F4" w14:textId="77777777" w:rsidR="00E21A6E" w:rsidRDefault="008779A1" w:rsidP="00D85013">
      <w:pPr>
        <w:pStyle w:val="ListParagraph"/>
        <w:numPr>
          <w:ilvl w:val="2"/>
          <w:numId w:val="8"/>
        </w:numPr>
        <w:tabs>
          <w:tab w:val="left" w:pos="1080"/>
        </w:tabs>
        <w:spacing w:before="126" w:line="360" w:lineRule="auto"/>
        <w:ind w:right="370"/>
        <w:jc w:val="both"/>
        <w:rPr>
          <w:sz w:val="24"/>
        </w:rPr>
      </w:pPr>
      <w:r>
        <w:rPr>
          <w:sz w:val="24"/>
        </w:rPr>
        <w:t>To develop a desktop application that provides a secure and intelligent lab examination system for educational institutions.</w:t>
      </w:r>
    </w:p>
    <w:p w14:paraId="02CD6FB8" w14:textId="77777777" w:rsidR="00E21A6E" w:rsidRDefault="008779A1">
      <w:pPr>
        <w:pStyle w:val="ListParagraph"/>
        <w:numPr>
          <w:ilvl w:val="2"/>
          <w:numId w:val="8"/>
        </w:numPr>
        <w:tabs>
          <w:tab w:val="left" w:pos="1080"/>
        </w:tabs>
        <w:spacing w:line="360" w:lineRule="auto"/>
        <w:ind w:right="365"/>
        <w:jc w:val="both"/>
        <w:rPr>
          <w:sz w:val="24"/>
        </w:rPr>
      </w:pPr>
      <w:r>
        <w:rPr>
          <w:sz w:val="24"/>
        </w:rPr>
        <w:t>To prevent cheating during lab exams by controlling the student’s PC environment, including restricting unauthorized software, USBs, and file access.</w:t>
      </w:r>
    </w:p>
    <w:p w14:paraId="1E43865D" w14:textId="77777777" w:rsidR="00E21A6E" w:rsidRDefault="008779A1">
      <w:pPr>
        <w:pStyle w:val="ListParagraph"/>
        <w:numPr>
          <w:ilvl w:val="2"/>
          <w:numId w:val="8"/>
        </w:numPr>
        <w:tabs>
          <w:tab w:val="left" w:pos="1080"/>
        </w:tabs>
        <w:spacing w:line="362" w:lineRule="auto"/>
        <w:ind w:right="367"/>
        <w:jc w:val="both"/>
        <w:rPr>
          <w:sz w:val="24"/>
        </w:rPr>
      </w:pPr>
      <w:r>
        <w:rPr>
          <w:sz w:val="24"/>
        </w:rPr>
        <w:t>To monitor student behavior in real-time, tracking activities such as window switching, clipboard usage, and application usage, and detecting suspicious patterns.</w:t>
      </w:r>
    </w:p>
    <w:p w14:paraId="1F86712F" w14:textId="77777777" w:rsidR="00E21A6E" w:rsidRDefault="008779A1">
      <w:pPr>
        <w:pStyle w:val="ListParagraph"/>
        <w:numPr>
          <w:ilvl w:val="2"/>
          <w:numId w:val="8"/>
        </w:numPr>
        <w:tabs>
          <w:tab w:val="left" w:pos="1080"/>
        </w:tabs>
        <w:spacing w:line="360" w:lineRule="auto"/>
        <w:ind w:right="362"/>
        <w:jc w:val="both"/>
        <w:rPr>
          <w:sz w:val="24"/>
        </w:rPr>
      </w:pPr>
      <w:r>
        <w:rPr>
          <w:sz w:val="24"/>
        </w:rPr>
        <w:t>To</w:t>
      </w:r>
      <w:r>
        <w:rPr>
          <w:spacing w:val="-15"/>
          <w:sz w:val="24"/>
        </w:rPr>
        <w:t xml:space="preserve"> </w:t>
      </w:r>
      <w:r>
        <w:rPr>
          <w:sz w:val="24"/>
        </w:rPr>
        <w:t>enable</w:t>
      </w:r>
      <w:r>
        <w:rPr>
          <w:spacing w:val="-15"/>
          <w:sz w:val="24"/>
        </w:rPr>
        <w:t xml:space="preserve"> </w:t>
      </w:r>
      <w:r>
        <w:rPr>
          <w:sz w:val="24"/>
        </w:rPr>
        <w:t>teachers</w:t>
      </w:r>
      <w:r>
        <w:rPr>
          <w:spacing w:val="-15"/>
          <w:sz w:val="24"/>
        </w:rPr>
        <w:t xml:space="preserve"> </w:t>
      </w:r>
      <w:r>
        <w:rPr>
          <w:sz w:val="24"/>
        </w:rPr>
        <w:t>to</w:t>
      </w:r>
      <w:r>
        <w:rPr>
          <w:spacing w:val="-14"/>
          <w:sz w:val="24"/>
        </w:rPr>
        <w:t xml:space="preserve"> </w:t>
      </w:r>
      <w:r>
        <w:rPr>
          <w:sz w:val="24"/>
        </w:rPr>
        <w:t>upload</w:t>
      </w:r>
      <w:r>
        <w:rPr>
          <w:spacing w:val="-15"/>
          <w:sz w:val="24"/>
        </w:rPr>
        <w:t xml:space="preserve"> </w:t>
      </w:r>
      <w:r>
        <w:rPr>
          <w:sz w:val="24"/>
        </w:rPr>
        <w:t>exam</w:t>
      </w:r>
      <w:r>
        <w:rPr>
          <w:spacing w:val="-15"/>
          <w:sz w:val="24"/>
        </w:rPr>
        <w:t xml:space="preserve"> </w:t>
      </w:r>
      <w:r>
        <w:rPr>
          <w:sz w:val="24"/>
        </w:rPr>
        <w:t>papers</w:t>
      </w:r>
      <w:r>
        <w:rPr>
          <w:spacing w:val="-15"/>
          <w:sz w:val="24"/>
        </w:rPr>
        <w:t xml:space="preserve"> </w:t>
      </w:r>
      <w:r>
        <w:rPr>
          <w:sz w:val="24"/>
        </w:rPr>
        <w:t>and</w:t>
      </w:r>
      <w:r>
        <w:rPr>
          <w:spacing w:val="-13"/>
          <w:sz w:val="24"/>
        </w:rPr>
        <w:t xml:space="preserve"> </w:t>
      </w:r>
      <w:r>
        <w:rPr>
          <w:sz w:val="24"/>
        </w:rPr>
        <w:t>receive</w:t>
      </w:r>
      <w:r>
        <w:rPr>
          <w:spacing w:val="-15"/>
          <w:sz w:val="24"/>
        </w:rPr>
        <w:t xml:space="preserve"> </w:t>
      </w:r>
      <w:r>
        <w:rPr>
          <w:sz w:val="24"/>
        </w:rPr>
        <w:t>student</w:t>
      </w:r>
      <w:r>
        <w:rPr>
          <w:spacing w:val="-14"/>
          <w:sz w:val="24"/>
        </w:rPr>
        <w:t xml:space="preserve"> </w:t>
      </w:r>
      <w:r>
        <w:rPr>
          <w:sz w:val="24"/>
        </w:rPr>
        <w:t>submissions</w:t>
      </w:r>
      <w:r>
        <w:rPr>
          <w:spacing w:val="-15"/>
          <w:sz w:val="24"/>
        </w:rPr>
        <w:t xml:space="preserve"> </w:t>
      </w:r>
      <w:r>
        <w:rPr>
          <w:sz w:val="24"/>
        </w:rPr>
        <w:t>directly</w:t>
      </w:r>
      <w:r>
        <w:rPr>
          <w:spacing w:val="-15"/>
          <w:sz w:val="24"/>
        </w:rPr>
        <w:t xml:space="preserve"> </w:t>
      </w:r>
      <w:r>
        <w:rPr>
          <w:sz w:val="24"/>
        </w:rPr>
        <w:t>through the system, streamlining the exam process.</w:t>
      </w:r>
    </w:p>
    <w:p w14:paraId="03B0E8ED" w14:textId="77777777" w:rsidR="00E21A6E" w:rsidRDefault="008779A1">
      <w:pPr>
        <w:pStyle w:val="ListParagraph"/>
        <w:numPr>
          <w:ilvl w:val="2"/>
          <w:numId w:val="8"/>
        </w:numPr>
        <w:tabs>
          <w:tab w:val="left" w:pos="1080"/>
        </w:tabs>
        <w:spacing w:line="360" w:lineRule="auto"/>
        <w:ind w:right="360"/>
        <w:jc w:val="both"/>
        <w:rPr>
          <w:sz w:val="24"/>
        </w:rPr>
      </w:pPr>
      <w:r>
        <w:rPr>
          <w:sz w:val="24"/>
        </w:rPr>
        <w:t>To implement an intelligent agent that evaluates student submissions based on a teacher- defined rubric, while also analyzing behavioral data to generate risk scores.</w:t>
      </w:r>
    </w:p>
    <w:p w14:paraId="34E47F33" w14:textId="77777777" w:rsidR="00E21A6E" w:rsidRDefault="008779A1">
      <w:pPr>
        <w:pStyle w:val="ListParagraph"/>
        <w:numPr>
          <w:ilvl w:val="2"/>
          <w:numId w:val="8"/>
        </w:numPr>
        <w:tabs>
          <w:tab w:val="left" w:pos="1080"/>
        </w:tabs>
        <w:spacing w:line="360" w:lineRule="auto"/>
        <w:ind w:right="364"/>
        <w:jc w:val="both"/>
        <w:rPr>
          <w:sz w:val="24"/>
        </w:rPr>
      </w:pPr>
      <w:r>
        <w:rPr>
          <w:sz w:val="24"/>
        </w:rPr>
        <w:t>To</w:t>
      </w:r>
      <w:r>
        <w:rPr>
          <w:spacing w:val="-7"/>
          <w:sz w:val="24"/>
        </w:rPr>
        <w:t xml:space="preserve"> </w:t>
      </w:r>
      <w:r>
        <w:rPr>
          <w:sz w:val="24"/>
        </w:rPr>
        <w:t>provide</w:t>
      </w:r>
      <w:r>
        <w:rPr>
          <w:spacing w:val="-8"/>
          <w:sz w:val="24"/>
        </w:rPr>
        <w:t xml:space="preserve"> </w:t>
      </w:r>
      <w:r>
        <w:rPr>
          <w:sz w:val="24"/>
        </w:rPr>
        <w:t>instructors</w:t>
      </w:r>
      <w:r>
        <w:rPr>
          <w:spacing w:val="-7"/>
          <w:sz w:val="24"/>
        </w:rPr>
        <w:t xml:space="preserve"> </w:t>
      </w:r>
      <w:r>
        <w:rPr>
          <w:sz w:val="24"/>
        </w:rPr>
        <w:t>with</w:t>
      </w:r>
      <w:r>
        <w:rPr>
          <w:spacing w:val="-6"/>
          <w:sz w:val="24"/>
        </w:rPr>
        <w:t xml:space="preserve"> </w:t>
      </w:r>
      <w:r>
        <w:rPr>
          <w:sz w:val="24"/>
        </w:rPr>
        <w:t>comprehensive</w:t>
      </w:r>
      <w:r>
        <w:rPr>
          <w:spacing w:val="-4"/>
          <w:sz w:val="24"/>
        </w:rPr>
        <w:t xml:space="preserve"> </w:t>
      </w:r>
      <w:r>
        <w:rPr>
          <w:sz w:val="24"/>
        </w:rPr>
        <w:t>reports,</w:t>
      </w:r>
      <w:r>
        <w:rPr>
          <w:spacing w:val="-7"/>
          <w:sz w:val="24"/>
        </w:rPr>
        <w:t xml:space="preserve"> </w:t>
      </w:r>
      <w:r>
        <w:rPr>
          <w:sz w:val="24"/>
        </w:rPr>
        <w:t>dashboards,</w:t>
      </w:r>
      <w:r>
        <w:rPr>
          <w:spacing w:val="-7"/>
          <w:sz w:val="24"/>
        </w:rPr>
        <w:t xml:space="preserve"> </w:t>
      </w:r>
      <w:r>
        <w:rPr>
          <w:sz w:val="24"/>
        </w:rPr>
        <w:t>and</w:t>
      </w:r>
      <w:r>
        <w:rPr>
          <w:spacing w:val="-5"/>
          <w:sz w:val="24"/>
        </w:rPr>
        <w:t xml:space="preserve"> </w:t>
      </w:r>
      <w:r>
        <w:rPr>
          <w:sz w:val="24"/>
        </w:rPr>
        <w:t>live</w:t>
      </w:r>
      <w:r>
        <w:rPr>
          <w:spacing w:val="-8"/>
          <w:sz w:val="24"/>
        </w:rPr>
        <w:t xml:space="preserve"> </w:t>
      </w:r>
      <w:r>
        <w:rPr>
          <w:sz w:val="24"/>
        </w:rPr>
        <w:t>monitoring</w:t>
      </w:r>
      <w:r>
        <w:rPr>
          <w:spacing w:val="-9"/>
          <w:sz w:val="24"/>
        </w:rPr>
        <w:t xml:space="preserve"> </w:t>
      </w:r>
      <w:r>
        <w:rPr>
          <w:sz w:val="24"/>
        </w:rPr>
        <w:t xml:space="preserve">tools, helping them identify potential cheating without needing to supervise all students </w:t>
      </w:r>
      <w:r>
        <w:rPr>
          <w:spacing w:val="-2"/>
          <w:sz w:val="24"/>
        </w:rPr>
        <w:t>continuously.</w:t>
      </w:r>
    </w:p>
    <w:p w14:paraId="3CF09CB9" w14:textId="77777777" w:rsidR="00E21A6E" w:rsidRDefault="008779A1">
      <w:pPr>
        <w:pStyle w:val="ListParagraph"/>
        <w:numPr>
          <w:ilvl w:val="2"/>
          <w:numId w:val="8"/>
        </w:numPr>
        <w:tabs>
          <w:tab w:val="left" w:pos="1080"/>
        </w:tabs>
        <w:spacing w:line="362" w:lineRule="auto"/>
        <w:ind w:right="366"/>
        <w:jc w:val="both"/>
        <w:rPr>
          <w:sz w:val="24"/>
        </w:rPr>
      </w:pPr>
      <w:r>
        <w:rPr>
          <w:sz w:val="24"/>
        </w:rPr>
        <w:t>To ensure privacy-friendly monitoring that avoids intrusive camera usage while maintaining academic integrity.</w:t>
      </w:r>
    </w:p>
    <w:p w14:paraId="20F065F1" w14:textId="20C4F6A8" w:rsidR="00E21A6E" w:rsidRPr="00D85013" w:rsidRDefault="008779A1" w:rsidP="003733CB">
      <w:pPr>
        <w:pStyle w:val="ListParagraph"/>
        <w:numPr>
          <w:ilvl w:val="2"/>
          <w:numId w:val="8"/>
        </w:numPr>
        <w:tabs>
          <w:tab w:val="left" w:pos="1080"/>
        </w:tabs>
        <w:spacing w:line="360" w:lineRule="auto"/>
        <w:ind w:right="372"/>
        <w:jc w:val="both"/>
        <w:rPr>
          <w:sz w:val="24"/>
        </w:rPr>
      </w:pPr>
      <w:r>
        <w:rPr>
          <w:sz w:val="24"/>
        </w:rPr>
        <w:t>To create a scalable and deployable solution suitable for multiple students and labs, enhancing exam security, fairness, and efficiency.</w:t>
      </w:r>
    </w:p>
    <w:p w14:paraId="4183956F" w14:textId="77777777" w:rsidR="00E21A6E" w:rsidRDefault="008779A1" w:rsidP="003733CB">
      <w:pPr>
        <w:pStyle w:val="Heading1"/>
        <w:numPr>
          <w:ilvl w:val="0"/>
          <w:numId w:val="8"/>
        </w:numPr>
        <w:tabs>
          <w:tab w:val="left" w:pos="639"/>
        </w:tabs>
        <w:spacing w:before="1" w:line="360" w:lineRule="auto"/>
        <w:ind w:left="639" w:hanging="279"/>
        <w:jc w:val="both"/>
      </w:pPr>
      <w:bookmarkStart w:id="7" w:name="_bookmark6"/>
      <w:bookmarkEnd w:id="7"/>
      <w:r>
        <w:rPr>
          <w:spacing w:val="-2"/>
        </w:rPr>
        <w:t>Scope</w:t>
      </w:r>
    </w:p>
    <w:p w14:paraId="700896B8" w14:textId="3A1F1515" w:rsidR="00E21A6E" w:rsidRDefault="008779A1" w:rsidP="00D85013">
      <w:pPr>
        <w:pStyle w:val="BodyText"/>
        <w:spacing w:before="123" w:line="360" w:lineRule="auto"/>
        <w:ind w:left="451" w:right="355" w:firstLine="4"/>
        <w:jc w:val="both"/>
      </w:pPr>
      <w:r>
        <w:t>The scope of this project is to design and develop a secure system for managing</w:t>
      </w:r>
      <w:r>
        <w:rPr>
          <w:spacing w:val="-1"/>
        </w:rPr>
        <w:t xml:space="preserve"> </w:t>
      </w:r>
      <w:r>
        <w:t>and monitoring lab examinations in educational institutions. The system will allow instructors to upload exam papers,</w:t>
      </w:r>
      <w:r>
        <w:rPr>
          <w:spacing w:val="-1"/>
        </w:rPr>
        <w:t xml:space="preserve"> </w:t>
      </w:r>
      <w:r>
        <w:t>define grading</w:t>
      </w:r>
      <w:r>
        <w:rPr>
          <w:spacing w:val="-3"/>
        </w:rPr>
        <w:t xml:space="preserve"> </w:t>
      </w:r>
      <w:r>
        <w:t>rubrics, and schedule</w:t>
      </w:r>
      <w:r>
        <w:rPr>
          <w:spacing w:val="-1"/>
        </w:rPr>
        <w:t xml:space="preserve"> </w:t>
      </w:r>
      <w:r>
        <w:t>lab examinations. During</w:t>
      </w:r>
      <w:r>
        <w:rPr>
          <w:spacing w:val="-2"/>
        </w:rPr>
        <w:t xml:space="preserve"> </w:t>
      </w:r>
      <w:r>
        <w:t>the exam, the</w:t>
      </w:r>
      <w:r>
        <w:rPr>
          <w:spacing w:val="-1"/>
        </w:rPr>
        <w:t xml:space="preserve"> </w:t>
      </w:r>
      <w:r>
        <w:t>system will create</w:t>
      </w:r>
      <w:r>
        <w:rPr>
          <w:spacing w:val="-15"/>
        </w:rPr>
        <w:t xml:space="preserve"> </w:t>
      </w:r>
      <w:r>
        <w:t>a</w:t>
      </w:r>
      <w:r>
        <w:rPr>
          <w:spacing w:val="-15"/>
        </w:rPr>
        <w:t xml:space="preserve"> </w:t>
      </w:r>
      <w:r>
        <w:t>controlled</w:t>
      </w:r>
      <w:r>
        <w:rPr>
          <w:spacing w:val="-15"/>
        </w:rPr>
        <w:t xml:space="preserve"> </w:t>
      </w:r>
      <w:r>
        <w:t>environment</w:t>
      </w:r>
      <w:r>
        <w:rPr>
          <w:spacing w:val="-15"/>
        </w:rPr>
        <w:t xml:space="preserve"> </w:t>
      </w:r>
      <w:r>
        <w:t>on</w:t>
      </w:r>
      <w:r>
        <w:rPr>
          <w:spacing w:val="-15"/>
        </w:rPr>
        <w:t xml:space="preserve"> </w:t>
      </w:r>
      <w:r>
        <w:t>lab</w:t>
      </w:r>
      <w:r>
        <w:rPr>
          <w:spacing w:val="-15"/>
        </w:rPr>
        <w:t xml:space="preserve"> </w:t>
      </w:r>
      <w:r>
        <w:t>computers</w:t>
      </w:r>
      <w:r>
        <w:rPr>
          <w:spacing w:val="-15"/>
        </w:rPr>
        <w:t xml:space="preserve"> </w:t>
      </w:r>
      <w:r>
        <w:t>and</w:t>
      </w:r>
      <w:r>
        <w:rPr>
          <w:spacing w:val="-15"/>
        </w:rPr>
        <w:t xml:space="preserve"> </w:t>
      </w:r>
      <w:r>
        <w:t>monitor</w:t>
      </w:r>
      <w:r>
        <w:rPr>
          <w:spacing w:val="-15"/>
        </w:rPr>
        <w:t xml:space="preserve"> </w:t>
      </w:r>
      <w:r>
        <w:t>student</w:t>
      </w:r>
      <w:r>
        <w:rPr>
          <w:spacing w:val="-15"/>
        </w:rPr>
        <w:t xml:space="preserve"> </w:t>
      </w:r>
      <w:r>
        <w:t>activity</w:t>
      </w:r>
      <w:r>
        <w:rPr>
          <w:spacing w:val="-15"/>
        </w:rPr>
        <w:t xml:space="preserve"> </w:t>
      </w:r>
      <w:r>
        <w:t>to</w:t>
      </w:r>
      <w:r>
        <w:rPr>
          <w:spacing w:val="-15"/>
        </w:rPr>
        <w:t xml:space="preserve"> </w:t>
      </w:r>
      <w:r>
        <w:t>detect</w:t>
      </w:r>
      <w:r>
        <w:rPr>
          <w:spacing w:val="-15"/>
        </w:rPr>
        <w:t xml:space="preserve"> </w:t>
      </w:r>
      <w:r>
        <w:t>suspicious behavior. Students will submit their answers through the system, and the submissions will be evaluated using</w:t>
      </w:r>
      <w:r w:rsidR="00D77C8E">
        <w:t xml:space="preserve"> test cases</w:t>
      </w:r>
      <w:r>
        <w:t>. Instructors will be able to review the results, verify</w:t>
      </w:r>
      <w:r>
        <w:rPr>
          <w:spacing w:val="-10"/>
        </w:rPr>
        <w:t xml:space="preserve"> </w:t>
      </w:r>
      <w:r>
        <w:t>grades,</w:t>
      </w:r>
      <w:r>
        <w:rPr>
          <w:spacing w:val="-6"/>
        </w:rPr>
        <w:t xml:space="preserve"> </w:t>
      </w:r>
      <w:r>
        <w:t>and</w:t>
      </w:r>
      <w:r>
        <w:rPr>
          <w:spacing w:val="-1"/>
        </w:rPr>
        <w:t xml:space="preserve"> </w:t>
      </w:r>
      <w:r>
        <w:t>generate</w:t>
      </w:r>
      <w:r>
        <w:rPr>
          <w:spacing w:val="-4"/>
        </w:rPr>
        <w:t xml:space="preserve"> </w:t>
      </w:r>
      <w:r>
        <w:t>reports</w:t>
      </w:r>
      <w:r>
        <w:rPr>
          <w:spacing w:val="-6"/>
        </w:rPr>
        <w:t xml:space="preserve"> </w:t>
      </w:r>
      <w:r>
        <w:t>containing</w:t>
      </w:r>
      <w:r>
        <w:rPr>
          <w:spacing w:val="-5"/>
        </w:rPr>
        <w:t xml:space="preserve"> </w:t>
      </w:r>
      <w:r>
        <w:t>exam</w:t>
      </w:r>
      <w:r>
        <w:rPr>
          <w:spacing w:val="-5"/>
        </w:rPr>
        <w:t xml:space="preserve"> </w:t>
      </w:r>
      <w:r>
        <w:t>performance</w:t>
      </w:r>
      <w:r>
        <w:rPr>
          <w:spacing w:val="-4"/>
        </w:rPr>
        <w:t xml:space="preserve"> </w:t>
      </w:r>
      <w:r>
        <w:t>and</w:t>
      </w:r>
      <w:r>
        <w:rPr>
          <w:spacing w:val="-3"/>
        </w:rPr>
        <w:t xml:space="preserve"> </w:t>
      </w:r>
      <w:r>
        <w:t>activity</w:t>
      </w:r>
      <w:r>
        <w:rPr>
          <w:spacing w:val="-10"/>
        </w:rPr>
        <w:t xml:space="preserve"> </w:t>
      </w:r>
      <w:r>
        <w:t>logs. The</w:t>
      </w:r>
      <w:r>
        <w:rPr>
          <w:spacing w:val="-1"/>
        </w:rPr>
        <w:t xml:space="preserve"> </w:t>
      </w:r>
      <w:r>
        <w:t>system</w:t>
      </w:r>
      <w:r>
        <w:rPr>
          <w:spacing w:val="1"/>
        </w:rPr>
        <w:t xml:space="preserve"> </w:t>
      </w:r>
      <w:r>
        <w:t>aims</w:t>
      </w:r>
      <w:r>
        <w:rPr>
          <w:spacing w:val="1"/>
        </w:rPr>
        <w:t xml:space="preserve"> </w:t>
      </w:r>
      <w:r>
        <w:t>to</w:t>
      </w:r>
      <w:r>
        <w:rPr>
          <w:spacing w:val="1"/>
        </w:rPr>
        <w:t xml:space="preserve"> </w:t>
      </w:r>
      <w:r>
        <w:t>improve</w:t>
      </w:r>
      <w:r>
        <w:rPr>
          <w:spacing w:val="-1"/>
        </w:rPr>
        <w:t xml:space="preserve"> </w:t>
      </w:r>
      <w:r>
        <w:t>exam</w:t>
      </w:r>
      <w:r>
        <w:rPr>
          <w:spacing w:val="1"/>
        </w:rPr>
        <w:t xml:space="preserve"> </w:t>
      </w:r>
      <w:r>
        <w:t>security</w:t>
      </w:r>
      <w:r>
        <w:rPr>
          <w:spacing w:val="-4"/>
        </w:rPr>
        <w:t xml:space="preserve"> </w:t>
      </w:r>
      <w:r>
        <w:t>while</w:t>
      </w:r>
      <w:r>
        <w:rPr>
          <w:spacing w:val="3"/>
        </w:rPr>
        <w:t xml:space="preserve"> </w:t>
      </w:r>
      <w:r>
        <w:t>simplifying</w:t>
      </w:r>
      <w:r>
        <w:rPr>
          <w:spacing w:val="-2"/>
        </w:rPr>
        <w:t xml:space="preserve"> </w:t>
      </w:r>
      <w:r>
        <w:t>the management</w:t>
      </w:r>
      <w:r>
        <w:rPr>
          <w:spacing w:val="1"/>
        </w:rPr>
        <w:t xml:space="preserve"> </w:t>
      </w:r>
      <w:r>
        <w:t>and</w:t>
      </w:r>
      <w:r>
        <w:rPr>
          <w:spacing w:val="9"/>
        </w:rPr>
        <w:t xml:space="preserve"> </w:t>
      </w:r>
      <w:r>
        <w:t>evaluation</w:t>
      </w:r>
      <w:r>
        <w:rPr>
          <w:spacing w:val="2"/>
        </w:rPr>
        <w:t xml:space="preserve"> </w:t>
      </w:r>
      <w:r>
        <w:rPr>
          <w:spacing w:val="-5"/>
        </w:rPr>
        <w:t>of</w:t>
      </w:r>
    </w:p>
    <w:p w14:paraId="148AF10E" w14:textId="77777777" w:rsidR="00E21A6E" w:rsidRDefault="00E21A6E" w:rsidP="00D85013">
      <w:pPr>
        <w:pStyle w:val="BodyText"/>
        <w:spacing w:line="360" w:lineRule="auto"/>
        <w:jc w:val="both"/>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314E6241" w14:textId="7EFBE678" w:rsidR="00E21A6E" w:rsidRDefault="008779A1" w:rsidP="00D85013">
      <w:pPr>
        <w:pStyle w:val="BodyText"/>
        <w:spacing w:before="74" w:line="360" w:lineRule="auto"/>
        <w:ind w:left="451"/>
      </w:pPr>
      <w:r>
        <w:lastRenderedPageBreak/>
        <w:t xml:space="preserve">lab </w:t>
      </w:r>
      <w:r>
        <w:rPr>
          <w:spacing w:val="-2"/>
        </w:rPr>
        <w:t>examinations.</w:t>
      </w:r>
      <w:r w:rsidR="00F03347" w:rsidRPr="00F03347">
        <w:t xml:space="preserve"> </w:t>
      </w:r>
      <w:r w:rsidR="00F03347">
        <w:t>Additionally, the system includes a web-based LMS portal that manages the complete examination workflow, including exam creation, approval, scheduling, invigilation assignment, and result visualization. This integration ensures centralized control and coordination among all stakeholders.</w:t>
      </w:r>
    </w:p>
    <w:p w14:paraId="20C57EEF" w14:textId="77777777" w:rsidR="00C92E05" w:rsidRDefault="00C92E05">
      <w:pPr>
        <w:pStyle w:val="BodyText"/>
        <w:spacing w:before="74"/>
        <w:ind w:left="451"/>
        <w:rPr>
          <w:spacing w:val="-2"/>
        </w:rPr>
      </w:pPr>
    </w:p>
    <w:p w14:paraId="67A6EF12" w14:textId="0B80E632" w:rsidR="00F03347" w:rsidRDefault="00F03347" w:rsidP="00D85013">
      <w:pPr>
        <w:pStyle w:val="Heading1"/>
        <w:spacing w:line="360" w:lineRule="auto"/>
      </w:pPr>
      <w:r>
        <w:t>5.1 LMS-Based User Management System</w:t>
      </w:r>
    </w:p>
    <w:p w14:paraId="675B2D7D" w14:textId="77777777" w:rsidR="00F03347" w:rsidRPr="00C92E05" w:rsidRDefault="00F03347" w:rsidP="00D85013">
      <w:pPr>
        <w:pStyle w:val="NormalWeb"/>
        <w:spacing w:line="360" w:lineRule="auto"/>
      </w:pPr>
      <w:r w:rsidRPr="00C92E05">
        <w:t>To enhance the functionality of the proposed system, a web-based Learning Management System (LMS) portal will be integrated. This portal will provide role-based access to different stakeholders involved in the examination process. Each user will have specific permissions and responsibilities, ensuring a structured and secure workflow for exam management.</w:t>
      </w:r>
    </w:p>
    <w:p w14:paraId="2FED118B" w14:textId="77777777" w:rsidR="00F03347" w:rsidRPr="00F03347" w:rsidRDefault="00F03347" w:rsidP="00C92E05">
      <w:pPr>
        <w:pStyle w:val="Heading1"/>
        <w:ind w:left="0" w:firstLine="0"/>
      </w:pPr>
      <w:r w:rsidRPr="00F03347">
        <w:t>System Users and Roles</w:t>
      </w:r>
    </w:p>
    <w:p w14:paraId="34C6C203" w14:textId="77777777" w:rsidR="00F03347" w:rsidRPr="00D85013" w:rsidRDefault="00F03347" w:rsidP="00F03347">
      <w:pPr>
        <w:pStyle w:val="NormalWeb"/>
      </w:pPr>
      <w:r w:rsidRPr="00D85013">
        <w:rPr>
          <w:rStyle w:val="Strong"/>
        </w:rPr>
        <w:t>1. Students</w:t>
      </w:r>
    </w:p>
    <w:p w14:paraId="480DAFA0" w14:textId="77777777" w:rsidR="00F03347" w:rsidRPr="00C92E05" w:rsidRDefault="00F03347" w:rsidP="00D85013">
      <w:pPr>
        <w:widowControl/>
        <w:numPr>
          <w:ilvl w:val="0"/>
          <w:numId w:val="12"/>
        </w:numPr>
        <w:autoSpaceDE/>
        <w:autoSpaceDN/>
        <w:spacing w:before="100" w:beforeAutospacing="1" w:after="100" w:afterAutospacing="1" w:line="360" w:lineRule="auto"/>
        <w:rPr>
          <w:sz w:val="24"/>
          <w:szCs w:val="24"/>
        </w:rPr>
      </w:pPr>
      <w:r w:rsidRPr="00C92E05">
        <w:rPr>
          <w:sz w:val="24"/>
          <w:szCs w:val="24"/>
        </w:rPr>
        <w:t xml:space="preserve">View lab exam schedules (date sheet) </w:t>
      </w:r>
    </w:p>
    <w:p w14:paraId="5017725A" w14:textId="77777777" w:rsidR="00F03347" w:rsidRPr="00C92E05" w:rsidRDefault="00F03347" w:rsidP="00D85013">
      <w:pPr>
        <w:widowControl/>
        <w:numPr>
          <w:ilvl w:val="0"/>
          <w:numId w:val="12"/>
        </w:numPr>
        <w:autoSpaceDE/>
        <w:autoSpaceDN/>
        <w:spacing w:before="100" w:beforeAutospacing="1" w:after="100" w:afterAutospacing="1" w:line="360" w:lineRule="auto"/>
        <w:rPr>
          <w:sz w:val="24"/>
          <w:szCs w:val="24"/>
        </w:rPr>
      </w:pPr>
      <w:r w:rsidRPr="00C92E05">
        <w:rPr>
          <w:sz w:val="24"/>
          <w:szCs w:val="24"/>
        </w:rPr>
        <w:t xml:space="preserve">Receive notifications regarding exams </w:t>
      </w:r>
    </w:p>
    <w:p w14:paraId="2E8ACFBF" w14:textId="77777777" w:rsidR="00F03347" w:rsidRPr="00C92E05" w:rsidRDefault="00F03347" w:rsidP="00D85013">
      <w:pPr>
        <w:widowControl/>
        <w:numPr>
          <w:ilvl w:val="0"/>
          <w:numId w:val="12"/>
        </w:numPr>
        <w:autoSpaceDE/>
        <w:autoSpaceDN/>
        <w:spacing w:before="100" w:beforeAutospacing="1" w:after="100" w:afterAutospacing="1" w:line="360" w:lineRule="auto"/>
        <w:rPr>
          <w:sz w:val="24"/>
          <w:szCs w:val="24"/>
        </w:rPr>
      </w:pPr>
      <w:r w:rsidRPr="00C92E05">
        <w:rPr>
          <w:sz w:val="24"/>
          <w:szCs w:val="24"/>
        </w:rPr>
        <w:t xml:space="preserve">Appear in exams through the desktop application </w:t>
      </w:r>
    </w:p>
    <w:p w14:paraId="1E509F31" w14:textId="00051A72" w:rsidR="00F03347" w:rsidRPr="00F03347" w:rsidRDefault="00F03347" w:rsidP="00D85013">
      <w:pPr>
        <w:pStyle w:val="NormalWeb"/>
        <w:spacing w:line="360" w:lineRule="auto"/>
        <w:rPr>
          <w:sz w:val="28"/>
          <w:szCs w:val="28"/>
        </w:rPr>
      </w:pPr>
      <w:r w:rsidRPr="00D85013">
        <w:rPr>
          <w:rStyle w:val="Strong"/>
        </w:rPr>
        <w:t>2. Faculty Member (Teacher)</w:t>
      </w:r>
      <w:ins w:id="8" w:author="Sumaiya Masood" w:date="2026-08-07T06:24:00Z">
        <w:r w:rsidR="009D1DEA">
          <w:rPr>
            <w:rStyle w:val="Strong"/>
          </w:rPr>
          <w:t xml:space="preserve"> + Invigilator</w:t>
        </w:r>
      </w:ins>
    </w:p>
    <w:p w14:paraId="15F7D53F" w14:textId="77777777" w:rsidR="00F03347" w:rsidRPr="00C92E05" w:rsidRDefault="00F03347" w:rsidP="00D85013">
      <w:pPr>
        <w:widowControl/>
        <w:numPr>
          <w:ilvl w:val="0"/>
          <w:numId w:val="13"/>
        </w:numPr>
        <w:autoSpaceDE/>
        <w:autoSpaceDN/>
        <w:spacing w:before="100" w:beforeAutospacing="1" w:after="100" w:afterAutospacing="1" w:line="360" w:lineRule="auto"/>
        <w:rPr>
          <w:sz w:val="24"/>
          <w:szCs w:val="24"/>
        </w:rPr>
      </w:pPr>
      <w:r w:rsidRPr="00C92E05">
        <w:rPr>
          <w:sz w:val="24"/>
          <w:szCs w:val="24"/>
        </w:rPr>
        <w:t xml:space="preserve">Create and upload exam papers </w:t>
      </w:r>
    </w:p>
    <w:p w14:paraId="5FBC9F70" w14:textId="77777777" w:rsidR="00F03347" w:rsidRPr="00C92E05" w:rsidRDefault="00F03347" w:rsidP="00D85013">
      <w:pPr>
        <w:widowControl/>
        <w:numPr>
          <w:ilvl w:val="0"/>
          <w:numId w:val="13"/>
        </w:numPr>
        <w:autoSpaceDE/>
        <w:autoSpaceDN/>
        <w:spacing w:before="100" w:beforeAutospacing="1" w:after="100" w:afterAutospacing="1" w:line="360" w:lineRule="auto"/>
        <w:rPr>
          <w:sz w:val="24"/>
          <w:szCs w:val="24"/>
        </w:rPr>
      </w:pPr>
      <w:r w:rsidRPr="00C92E05">
        <w:rPr>
          <w:sz w:val="24"/>
          <w:szCs w:val="24"/>
        </w:rPr>
        <w:t xml:space="preserve">Submit exams to the Head of Department (HOD) for approval </w:t>
      </w:r>
    </w:p>
    <w:p w14:paraId="623D6573" w14:textId="77777777" w:rsidR="00F03347" w:rsidRPr="00C92E05" w:rsidRDefault="00F03347" w:rsidP="00D85013">
      <w:pPr>
        <w:widowControl/>
        <w:numPr>
          <w:ilvl w:val="0"/>
          <w:numId w:val="13"/>
        </w:numPr>
        <w:autoSpaceDE/>
        <w:autoSpaceDN/>
        <w:spacing w:before="100" w:beforeAutospacing="1" w:after="100" w:afterAutospacing="1" w:line="360" w:lineRule="auto"/>
        <w:rPr>
          <w:sz w:val="24"/>
          <w:szCs w:val="24"/>
        </w:rPr>
      </w:pPr>
      <w:r w:rsidRPr="00C92E05">
        <w:rPr>
          <w:sz w:val="24"/>
          <w:szCs w:val="24"/>
        </w:rPr>
        <w:t xml:space="preserve">Modify exams based on feedback </w:t>
      </w:r>
    </w:p>
    <w:p w14:paraId="6869DDD8" w14:textId="730F4AA1" w:rsidR="00F03347" w:rsidRDefault="00F03347" w:rsidP="00D85013">
      <w:pPr>
        <w:widowControl/>
        <w:numPr>
          <w:ilvl w:val="0"/>
          <w:numId w:val="13"/>
        </w:numPr>
        <w:autoSpaceDE/>
        <w:autoSpaceDN/>
        <w:spacing w:before="100" w:beforeAutospacing="1" w:after="100" w:afterAutospacing="1" w:line="360" w:lineRule="auto"/>
        <w:rPr>
          <w:sz w:val="24"/>
          <w:szCs w:val="24"/>
        </w:rPr>
      </w:pPr>
      <w:r w:rsidRPr="00C92E05">
        <w:rPr>
          <w:sz w:val="24"/>
          <w:szCs w:val="24"/>
        </w:rPr>
        <w:t xml:space="preserve">Submit approved exams to the Exam Cell </w:t>
      </w:r>
    </w:p>
    <w:p w14:paraId="4E01D4E9" w14:textId="77777777" w:rsidR="009D1DEA" w:rsidRPr="00C92E05" w:rsidRDefault="009D1DEA">
      <w:pPr>
        <w:widowControl/>
        <w:numPr>
          <w:ilvl w:val="0"/>
          <w:numId w:val="13"/>
        </w:numPr>
        <w:autoSpaceDE/>
        <w:autoSpaceDN/>
        <w:spacing w:before="100" w:beforeAutospacing="1" w:after="100" w:afterAutospacing="1" w:line="360" w:lineRule="auto"/>
        <w:rPr>
          <w:moveTo w:id="9" w:author="Sumaiya Masood" w:date="2026-08-07T06:24:00Z"/>
          <w:sz w:val="24"/>
          <w:szCs w:val="24"/>
        </w:rPr>
        <w:pPrChange w:id="10" w:author="Sumaiya Masood" w:date="2026-08-07T06:24:00Z">
          <w:pPr>
            <w:widowControl/>
            <w:numPr>
              <w:numId w:val="18"/>
            </w:numPr>
            <w:tabs>
              <w:tab w:val="num" w:pos="720"/>
            </w:tabs>
            <w:autoSpaceDE/>
            <w:autoSpaceDN/>
            <w:spacing w:before="100" w:beforeAutospacing="1" w:after="100" w:afterAutospacing="1" w:line="360" w:lineRule="auto"/>
            <w:ind w:left="720" w:hanging="360"/>
          </w:pPr>
        </w:pPrChange>
      </w:pPr>
      <w:moveToRangeStart w:id="11" w:author="Sumaiya Masood" w:date="2026-08-07T06:24:00Z" w:name="move236976277"/>
      <w:moveTo w:id="12" w:author="Sumaiya Masood" w:date="2026-08-07T06:24:00Z">
        <w:r w:rsidRPr="00C92E05">
          <w:rPr>
            <w:sz w:val="24"/>
            <w:szCs w:val="24"/>
          </w:rPr>
          <w:t xml:space="preserve">Start and manage exam sessions on the exam day </w:t>
        </w:r>
      </w:moveTo>
    </w:p>
    <w:p w14:paraId="2CAEEE89" w14:textId="0D6BBB70" w:rsidR="009D1DEA" w:rsidRPr="009D1DEA" w:rsidRDefault="009D1DEA" w:rsidP="009D1DEA">
      <w:pPr>
        <w:widowControl/>
        <w:numPr>
          <w:ilvl w:val="0"/>
          <w:numId w:val="13"/>
        </w:numPr>
        <w:autoSpaceDE/>
        <w:autoSpaceDN/>
        <w:spacing w:before="100" w:beforeAutospacing="1" w:after="100" w:afterAutospacing="1" w:line="360" w:lineRule="auto"/>
        <w:rPr>
          <w:ins w:id="13" w:author="Sumaiya Masood" w:date="2026-08-07T06:24:00Z"/>
          <w:sz w:val="24"/>
          <w:szCs w:val="24"/>
        </w:rPr>
      </w:pPr>
      <w:moveTo w:id="14" w:author="Sumaiya Masood" w:date="2026-08-07T06:24:00Z">
        <w:r w:rsidRPr="00C92E05">
          <w:rPr>
            <w:sz w:val="24"/>
            <w:szCs w:val="24"/>
          </w:rPr>
          <w:t>Monitor exam progress using the system</w:t>
        </w:r>
      </w:moveTo>
      <w:moveToRangeEnd w:id="11"/>
      <w:ins w:id="15" w:author="Sumaiya Masood" w:date="2026-08-07T06:24:00Z">
        <w:r w:rsidRPr="00C92E05">
          <w:rPr>
            <w:sz w:val="24"/>
            <w:szCs w:val="24"/>
          </w:rPr>
          <w:t xml:space="preserve"> </w:t>
        </w:r>
      </w:ins>
    </w:p>
    <w:p w14:paraId="407084FB" w14:textId="77777777" w:rsidR="00F03347" w:rsidRPr="00D85013" w:rsidRDefault="00F03347" w:rsidP="00D85013">
      <w:pPr>
        <w:pStyle w:val="NormalWeb"/>
        <w:spacing w:line="360" w:lineRule="auto"/>
      </w:pPr>
      <w:r w:rsidRPr="00D85013">
        <w:rPr>
          <w:rStyle w:val="Strong"/>
        </w:rPr>
        <w:t>3. Head of Department (HOD)</w:t>
      </w:r>
    </w:p>
    <w:p w14:paraId="37AA5F09" w14:textId="77777777" w:rsidR="00F03347" w:rsidRPr="00C92E05" w:rsidRDefault="00F03347" w:rsidP="00D85013">
      <w:pPr>
        <w:widowControl/>
        <w:numPr>
          <w:ilvl w:val="0"/>
          <w:numId w:val="14"/>
        </w:numPr>
        <w:autoSpaceDE/>
        <w:autoSpaceDN/>
        <w:spacing w:before="100" w:beforeAutospacing="1" w:after="100" w:afterAutospacing="1" w:line="360" w:lineRule="auto"/>
        <w:rPr>
          <w:sz w:val="24"/>
          <w:szCs w:val="24"/>
        </w:rPr>
      </w:pPr>
      <w:r w:rsidRPr="00C92E05">
        <w:rPr>
          <w:sz w:val="24"/>
          <w:szCs w:val="24"/>
        </w:rPr>
        <w:t xml:space="preserve">Review submitted exam papers </w:t>
      </w:r>
    </w:p>
    <w:p w14:paraId="1E0CAB8C" w14:textId="77777777" w:rsidR="00F03347" w:rsidRPr="00C92E05" w:rsidRDefault="00F03347" w:rsidP="00D85013">
      <w:pPr>
        <w:widowControl/>
        <w:numPr>
          <w:ilvl w:val="0"/>
          <w:numId w:val="14"/>
        </w:numPr>
        <w:autoSpaceDE/>
        <w:autoSpaceDN/>
        <w:spacing w:before="100" w:beforeAutospacing="1" w:after="100" w:afterAutospacing="1" w:line="360" w:lineRule="auto"/>
        <w:rPr>
          <w:sz w:val="24"/>
          <w:szCs w:val="24"/>
        </w:rPr>
      </w:pPr>
      <w:r w:rsidRPr="00C92E05">
        <w:rPr>
          <w:sz w:val="24"/>
          <w:szCs w:val="24"/>
        </w:rPr>
        <w:t xml:space="preserve">Approve exams </w:t>
      </w:r>
    </w:p>
    <w:p w14:paraId="671DD414" w14:textId="77777777" w:rsidR="00F03347" w:rsidRPr="00C92E05" w:rsidRDefault="00F03347" w:rsidP="00D85013">
      <w:pPr>
        <w:widowControl/>
        <w:numPr>
          <w:ilvl w:val="0"/>
          <w:numId w:val="14"/>
        </w:numPr>
        <w:autoSpaceDE/>
        <w:autoSpaceDN/>
        <w:spacing w:before="100" w:beforeAutospacing="1" w:after="100" w:afterAutospacing="1" w:line="360" w:lineRule="auto"/>
        <w:rPr>
          <w:sz w:val="24"/>
          <w:szCs w:val="24"/>
        </w:rPr>
      </w:pPr>
      <w:r w:rsidRPr="00C92E05">
        <w:rPr>
          <w:sz w:val="24"/>
          <w:szCs w:val="24"/>
        </w:rPr>
        <w:t xml:space="preserve">Reject exams </w:t>
      </w:r>
    </w:p>
    <w:p w14:paraId="7E5DE245" w14:textId="77777777" w:rsidR="00F03347" w:rsidRPr="00C92E05" w:rsidRDefault="00F03347" w:rsidP="00D85013">
      <w:pPr>
        <w:widowControl/>
        <w:numPr>
          <w:ilvl w:val="0"/>
          <w:numId w:val="14"/>
        </w:numPr>
        <w:autoSpaceDE/>
        <w:autoSpaceDN/>
        <w:spacing w:before="100" w:beforeAutospacing="1" w:after="100" w:afterAutospacing="1" w:line="360" w:lineRule="auto"/>
        <w:rPr>
          <w:sz w:val="24"/>
          <w:szCs w:val="24"/>
        </w:rPr>
      </w:pPr>
      <w:r w:rsidRPr="00C92E05">
        <w:rPr>
          <w:sz w:val="24"/>
          <w:szCs w:val="24"/>
        </w:rPr>
        <w:t xml:space="preserve">Provide feedback for improvement </w:t>
      </w:r>
    </w:p>
    <w:p w14:paraId="72BE7D8E" w14:textId="77777777" w:rsidR="00F03347" w:rsidRPr="00D85013" w:rsidRDefault="00F03347" w:rsidP="00D85013">
      <w:pPr>
        <w:pStyle w:val="NormalWeb"/>
        <w:spacing w:line="360" w:lineRule="auto"/>
      </w:pPr>
      <w:r w:rsidRPr="00D85013">
        <w:rPr>
          <w:rStyle w:val="Strong"/>
        </w:rPr>
        <w:lastRenderedPageBreak/>
        <w:t>Workflow:</w:t>
      </w:r>
    </w:p>
    <w:p w14:paraId="10E3A09B" w14:textId="7B21F70B" w:rsidR="00F03347" w:rsidRPr="00C92E05" w:rsidRDefault="00F03347" w:rsidP="00D85013">
      <w:pPr>
        <w:widowControl/>
        <w:numPr>
          <w:ilvl w:val="0"/>
          <w:numId w:val="15"/>
        </w:numPr>
        <w:autoSpaceDE/>
        <w:autoSpaceDN/>
        <w:spacing w:before="100" w:beforeAutospacing="1" w:after="100" w:afterAutospacing="1" w:line="360" w:lineRule="auto"/>
        <w:rPr>
          <w:sz w:val="24"/>
          <w:szCs w:val="24"/>
        </w:rPr>
      </w:pPr>
      <w:r w:rsidRPr="00C92E05">
        <w:rPr>
          <w:sz w:val="24"/>
          <w:szCs w:val="24"/>
        </w:rPr>
        <w:t xml:space="preserve">If approved </w:t>
      </w:r>
      <w:r w:rsidR="00C92E05" w:rsidRPr="00C92E05">
        <w:rPr>
          <w:sz w:val="24"/>
          <w:szCs w:val="24"/>
        </w:rPr>
        <w:t xml:space="preserve">or rejected </w:t>
      </w:r>
      <w:r w:rsidRPr="00C92E05">
        <w:rPr>
          <w:sz w:val="24"/>
          <w:szCs w:val="24"/>
        </w:rPr>
        <w:t xml:space="preserve">→ </w:t>
      </w:r>
      <w:r w:rsidR="00C92E05" w:rsidRPr="00C92E05">
        <w:rPr>
          <w:sz w:val="24"/>
          <w:szCs w:val="24"/>
        </w:rPr>
        <w:t>send back to faculty member</w:t>
      </w:r>
    </w:p>
    <w:p w14:paraId="07952311" w14:textId="24D13446" w:rsidR="00F03347" w:rsidRPr="00C92E05" w:rsidRDefault="00F03347" w:rsidP="00D85013">
      <w:pPr>
        <w:widowControl/>
        <w:numPr>
          <w:ilvl w:val="0"/>
          <w:numId w:val="15"/>
        </w:numPr>
        <w:autoSpaceDE/>
        <w:autoSpaceDN/>
        <w:spacing w:before="100" w:beforeAutospacing="1" w:after="100" w:afterAutospacing="1" w:line="360" w:lineRule="auto"/>
        <w:rPr>
          <w:sz w:val="24"/>
          <w:szCs w:val="24"/>
        </w:rPr>
      </w:pPr>
      <w:r w:rsidRPr="00C92E05">
        <w:rPr>
          <w:sz w:val="24"/>
          <w:szCs w:val="24"/>
        </w:rPr>
        <w:t xml:space="preserve">If </w:t>
      </w:r>
      <w:r w:rsidR="00C92E05" w:rsidRPr="00C92E05">
        <w:rPr>
          <w:sz w:val="24"/>
          <w:szCs w:val="24"/>
        </w:rPr>
        <w:t>revisions needed</w:t>
      </w:r>
      <w:r w:rsidRPr="00C92E05">
        <w:rPr>
          <w:sz w:val="24"/>
          <w:szCs w:val="24"/>
        </w:rPr>
        <w:t xml:space="preserve"> → sent back t</w:t>
      </w:r>
      <w:r w:rsidR="00C92E05" w:rsidRPr="00C92E05">
        <w:rPr>
          <w:sz w:val="24"/>
          <w:szCs w:val="24"/>
        </w:rPr>
        <w:t>o faculty member for</w:t>
      </w:r>
      <w:r w:rsidRPr="00C92E05">
        <w:rPr>
          <w:sz w:val="24"/>
          <w:szCs w:val="24"/>
        </w:rPr>
        <w:t xml:space="preserve"> resubmission </w:t>
      </w:r>
    </w:p>
    <w:p w14:paraId="7F6F04F6" w14:textId="3EFB5839" w:rsidR="00F03347" w:rsidRPr="00D85013" w:rsidRDefault="00F03347" w:rsidP="00D85013">
      <w:pPr>
        <w:pStyle w:val="NormalWeb"/>
        <w:spacing w:line="360" w:lineRule="auto"/>
      </w:pPr>
      <w:r w:rsidRPr="00D85013">
        <w:rPr>
          <w:rStyle w:val="Strong"/>
        </w:rPr>
        <w:t>4. Departmental Exam Committee (DEC)</w:t>
      </w:r>
      <w:r w:rsidR="00D85013">
        <w:rPr>
          <w:rStyle w:val="Strong"/>
        </w:rPr>
        <w:t>:</w:t>
      </w:r>
    </w:p>
    <w:p w14:paraId="611E3DA3" w14:textId="77777777" w:rsidR="00F03347" w:rsidRPr="00C92E05" w:rsidRDefault="00F03347" w:rsidP="00D85013">
      <w:pPr>
        <w:widowControl/>
        <w:numPr>
          <w:ilvl w:val="0"/>
          <w:numId w:val="16"/>
        </w:numPr>
        <w:autoSpaceDE/>
        <w:autoSpaceDN/>
        <w:spacing w:before="100" w:beforeAutospacing="1" w:after="100" w:afterAutospacing="1" w:line="360" w:lineRule="auto"/>
        <w:rPr>
          <w:sz w:val="24"/>
          <w:szCs w:val="24"/>
        </w:rPr>
      </w:pPr>
      <w:r w:rsidRPr="00C92E05">
        <w:rPr>
          <w:sz w:val="24"/>
          <w:szCs w:val="24"/>
        </w:rPr>
        <w:t xml:space="preserve">Assign invigilators for lab exams </w:t>
      </w:r>
    </w:p>
    <w:p w14:paraId="602F822F" w14:textId="77777777" w:rsidR="00F03347" w:rsidRPr="00C92E05" w:rsidRDefault="00F03347" w:rsidP="00D85013">
      <w:pPr>
        <w:widowControl/>
        <w:numPr>
          <w:ilvl w:val="0"/>
          <w:numId w:val="16"/>
        </w:numPr>
        <w:autoSpaceDE/>
        <w:autoSpaceDN/>
        <w:spacing w:before="100" w:beforeAutospacing="1" w:after="100" w:afterAutospacing="1" w:line="360" w:lineRule="auto"/>
        <w:rPr>
          <w:sz w:val="24"/>
          <w:szCs w:val="24"/>
        </w:rPr>
      </w:pPr>
      <w:r w:rsidRPr="00C92E05">
        <w:rPr>
          <w:sz w:val="24"/>
          <w:szCs w:val="24"/>
        </w:rPr>
        <w:t xml:space="preserve">Ensure invigilation coverage </w:t>
      </w:r>
    </w:p>
    <w:p w14:paraId="19A23B77" w14:textId="77777777" w:rsidR="00F03347" w:rsidRPr="00C92E05" w:rsidRDefault="00F03347" w:rsidP="00D85013">
      <w:pPr>
        <w:widowControl/>
        <w:numPr>
          <w:ilvl w:val="0"/>
          <w:numId w:val="16"/>
        </w:numPr>
        <w:autoSpaceDE/>
        <w:autoSpaceDN/>
        <w:spacing w:before="100" w:beforeAutospacing="1" w:after="100" w:afterAutospacing="1" w:line="360" w:lineRule="auto"/>
        <w:rPr>
          <w:sz w:val="24"/>
          <w:szCs w:val="24"/>
        </w:rPr>
      </w:pPr>
      <w:r w:rsidRPr="00C92E05">
        <w:rPr>
          <w:sz w:val="24"/>
          <w:szCs w:val="24"/>
        </w:rPr>
        <w:t xml:space="preserve">Handle replacement if assigned invigilator is unavailable </w:t>
      </w:r>
    </w:p>
    <w:p w14:paraId="7FCFF767" w14:textId="4B744F49" w:rsidR="00F03347" w:rsidRPr="00D85013" w:rsidRDefault="00F03347" w:rsidP="00D85013">
      <w:pPr>
        <w:pStyle w:val="NormalWeb"/>
        <w:spacing w:line="360" w:lineRule="auto"/>
      </w:pPr>
      <w:r w:rsidRPr="00D85013">
        <w:rPr>
          <w:rStyle w:val="Strong"/>
        </w:rPr>
        <w:t>5. Coordinator</w:t>
      </w:r>
      <w:r w:rsidR="00D85013" w:rsidRPr="00D85013">
        <w:rPr>
          <w:rStyle w:val="Strong"/>
        </w:rPr>
        <w:t>:</w:t>
      </w:r>
    </w:p>
    <w:p w14:paraId="68532CF1" w14:textId="77777777" w:rsidR="00F03347" w:rsidRPr="00C92E05" w:rsidRDefault="00F03347" w:rsidP="00D85013">
      <w:pPr>
        <w:widowControl/>
        <w:numPr>
          <w:ilvl w:val="0"/>
          <w:numId w:val="17"/>
        </w:numPr>
        <w:autoSpaceDE/>
        <w:autoSpaceDN/>
        <w:spacing w:before="100" w:beforeAutospacing="1" w:after="100" w:afterAutospacing="1" w:line="360" w:lineRule="auto"/>
        <w:rPr>
          <w:sz w:val="24"/>
          <w:szCs w:val="24"/>
        </w:rPr>
      </w:pPr>
      <w:r w:rsidRPr="00C92E05">
        <w:rPr>
          <w:sz w:val="24"/>
          <w:szCs w:val="24"/>
        </w:rPr>
        <w:t xml:space="preserve">Create date sheets and exam schedules </w:t>
      </w:r>
    </w:p>
    <w:p w14:paraId="59F00393" w14:textId="77777777" w:rsidR="00F03347" w:rsidRPr="00C92E05" w:rsidRDefault="00F03347" w:rsidP="00D85013">
      <w:pPr>
        <w:widowControl/>
        <w:numPr>
          <w:ilvl w:val="0"/>
          <w:numId w:val="17"/>
        </w:numPr>
        <w:autoSpaceDE/>
        <w:autoSpaceDN/>
        <w:spacing w:before="100" w:beforeAutospacing="1" w:after="100" w:afterAutospacing="1" w:line="360" w:lineRule="auto"/>
        <w:rPr>
          <w:sz w:val="24"/>
          <w:szCs w:val="24"/>
        </w:rPr>
      </w:pPr>
      <w:r w:rsidRPr="00C92E05">
        <w:rPr>
          <w:sz w:val="24"/>
          <w:szCs w:val="24"/>
        </w:rPr>
        <w:t xml:space="preserve">Assign lab rooms for exams </w:t>
      </w:r>
    </w:p>
    <w:p w14:paraId="67C5F910" w14:textId="77777777" w:rsidR="00F03347" w:rsidRPr="00C92E05" w:rsidRDefault="00F03347" w:rsidP="00D85013">
      <w:pPr>
        <w:widowControl/>
        <w:numPr>
          <w:ilvl w:val="0"/>
          <w:numId w:val="17"/>
        </w:numPr>
        <w:autoSpaceDE/>
        <w:autoSpaceDN/>
        <w:spacing w:before="100" w:beforeAutospacing="1" w:after="100" w:afterAutospacing="1" w:line="360" w:lineRule="auto"/>
        <w:rPr>
          <w:del w:id="16" w:author="Sumaiya Masood" w:date="2026-08-07T06:24:00Z"/>
          <w:sz w:val="24"/>
          <w:szCs w:val="24"/>
        </w:rPr>
      </w:pPr>
      <w:r w:rsidRPr="00C92E05">
        <w:rPr>
          <w:sz w:val="24"/>
          <w:szCs w:val="24"/>
        </w:rPr>
        <w:t xml:space="preserve">Share schedules with students and invigilators </w:t>
      </w:r>
    </w:p>
    <w:p w14:paraId="30F0D2C6" w14:textId="77777777" w:rsidR="00F03347" w:rsidRPr="00D85013" w:rsidRDefault="00F03347" w:rsidP="00D85013">
      <w:pPr>
        <w:pStyle w:val="NormalWeb"/>
        <w:spacing w:line="360" w:lineRule="auto"/>
        <w:rPr>
          <w:del w:id="17" w:author="Sumaiya Masood" w:date="2026-08-07T06:24:00Z"/>
        </w:rPr>
      </w:pPr>
      <w:del w:id="18" w:author="Sumaiya Masood" w:date="2026-08-07T06:24:00Z">
        <w:r w:rsidRPr="00D85013">
          <w:rPr>
            <w:rStyle w:val="Strong"/>
          </w:rPr>
          <w:delText>6. Invigilator</w:delText>
        </w:r>
      </w:del>
    </w:p>
    <w:p w14:paraId="255DD199" w14:textId="77777777" w:rsidR="009D1DEA" w:rsidRPr="00C92E05" w:rsidRDefault="009D1DEA">
      <w:pPr>
        <w:widowControl/>
        <w:numPr>
          <w:ilvl w:val="0"/>
          <w:numId w:val="13"/>
        </w:numPr>
        <w:autoSpaceDE/>
        <w:autoSpaceDN/>
        <w:spacing w:before="100" w:beforeAutospacing="1" w:after="100" w:afterAutospacing="1" w:line="360" w:lineRule="auto"/>
        <w:rPr>
          <w:moveFrom w:id="19" w:author="Sumaiya Masood" w:date="2026-08-07T06:24:00Z"/>
          <w:sz w:val="24"/>
          <w:szCs w:val="24"/>
        </w:rPr>
        <w:pPrChange w:id="20" w:author="Sumaiya Masood" w:date="2026-08-07T06:24:00Z">
          <w:pPr>
            <w:widowControl/>
            <w:numPr>
              <w:numId w:val="18"/>
            </w:numPr>
            <w:tabs>
              <w:tab w:val="num" w:pos="720"/>
            </w:tabs>
            <w:autoSpaceDE/>
            <w:autoSpaceDN/>
            <w:spacing w:before="100" w:beforeAutospacing="1" w:after="100" w:afterAutospacing="1" w:line="360" w:lineRule="auto"/>
            <w:ind w:left="720" w:hanging="360"/>
          </w:pPr>
        </w:pPrChange>
      </w:pPr>
      <w:moveFromRangeStart w:id="21" w:author="Sumaiya Masood" w:date="2026-08-07T06:24:00Z" w:name="move236976277"/>
      <w:moveFrom w:id="22" w:author="Sumaiya Masood" w:date="2026-08-07T06:24:00Z">
        <w:r w:rsidRPr="00C92E05">
          <w:rPr>
            <w:sz w:val="24"/>
            <w:szCs w:val="24"/>
          </w:rPr>
          <w:t xml:space="preserve">Start and manage exam sessions on the exam day </w:t>
        </w:r>
      </w:moveFrom>
    </w:p>
    <w:p w14:paraId="2E5CF70B" w14:textId="79839B72" w:rsidR="00F03347" w:rsidRPr="009D1DEA" w:rsidRDefault="009D1DEA">
      <w:pPr>
        <w:widowControl/>
        <w:numPr>
          <w:ilvl w:val="0"/>
          <w:numId w:val="17"/>
        </w:numPr>
        <w:autoSpaceDE/>
        <w:autoSpaceDN/>
        <w:spacing w:before="100" w:beforeAutospacing="1" w:after="100" w:afterAutospacing="1" w:line="360" w:lineRule="auto"/>
        <w:rPr>
          <w:sz w:val="24"/>
          <w:szCs w:val="24"/>
        </w:rPr>
        <w:pPrChange w:id="23" w:author="Sumaiya Masood" w:date="2026-08-07T06:24:00Z">
          <w:pPr>
            <w:widowControl/>
            <w:numPr>
              <w:numId w:val="18"/>
            </w:numPr>
            <w:tabs>
              <w:tab w:val="num" w:pos="720"/>
            </w:tabs>
            <w:autoSpaceDE/>
            <w:autoSpaceDN/>
            <w:spacing w:before="100" w:beforeAutospacing="1" w:after="100" w:afterAutospacing="1" w:line="360" w:lineRule="auto"/>
            <w:ind w:left="720" w:hanging="360"/>
          </w:pPr>
        </w:pPrChange>
      </w:pPr>
      <w:moveFrom w:id="24" w:author="Sumaiya Masood" w:date="2026-08-07T06:24:00Z">
        <w:r w:rsidRPr="00C92E05">
          <w:rPr>
            <w:sz w:val="24"/>
            <w:szCs w:val="24"/>
          </w:rPr>
          <w:t>Monitor exam progress using the system</w:t>
        </w:r>
      </w:moveFrom>
      <w:moveFromRangeEnd w:id="21"/>
      <w:r w:rsidR="00F03347" w:rsidRPr="00C92E05">
        <w:rPr>
          <w:rPrChange w:id="25" w:author="Sumaiya Masood" w:date="2026-08-07T06:24:00Z">
            <w:rPr>
              <w:sz w:val="24"/>
            </w:rPr>
          </w:rPrChange>
        </w:rPr>
        <w:t xml:space="preserve"> </w:t>
      </w:r>
    </w:p>
    <w:p w14:paraId="3F7E2C60" w14:textId="228C57CE" w:rsidR="00F03347" w:rsidRPr="00D85013" w:rsidRDefault="00F03347" w:rsidP="00D85013">
      <w:pPr>
        <w:pStyle w:val="NormalWeb"/>
        <w:spacing w:line="360" w:lineRule="auto"/>
      </w:pPr>
      <w:del w:id="26" w:author="Sumaiya Masood" w:date="2026-08-07T06:24:00Z">
        <w:r w:rsidRPr="00D85013">
          <w:rPr>
            <w:rStyle w:val="Strong"/>
          </w:rPr>
          <w:delText>7</w:delText>
        </w:r>
      </w:del>
      <w:ins w:id="27" w:author="Sumaiya Masood" w:date="2026-08-07T06:24:00Z">
        <w:r w:rsidR="009D1DEA">
          <w:rPr>
            <w:rStyle w:val="Strong"/>
          </w:rPr>
          <w:t>6</w:t>
        </w:r>
      </w:ins>
      <w:r w:rsidRPr="00D85013">
        <w:rPr>
          <w:rStyle w:val="Strong"/>
        </w:rPr>
        <w:t>. Exam Cell / Director Examination</w:t>
      </w:r>
    </w:p>
    <w:p w14:paraId="66792E5F" w14:textId="77777777" w:rsidR="00F03347" w:rsidRPr="00C92E05" w:rsidRDefault="00F03347" w:rsidP="00D85013">
      <w:pPr>
        <w:widowControl/>
        <w:numPr>
          <w:ilvl w:val="0"/>
          <w:numId w:val="19"/>
        </w:numPr>
        <w:autoSpaceDE/>
        <w:autoSpaceDN/>
        <w:spacing w:before="100" w:beforeAutospacing="1" w:after="100" w:afterAutospacing="1" w:line="360" w:lineRule="auto"/>
        <w:rPr>
          <w:sz w:val="24"/>
          <w:szCs w:val="24"/>
        </w:rPr>
      </w:pPr>
      <w:r w:rsidRPr="00C92E05">
        <w:rPr>
          <w:sz w:val="24"/>
          <w:szCs w:val="24"/>
        </w:rPr>
        <w:t xml:space="preserve">Access all exams and student results </w:t>
      </w:r>
    </w:p>
    <w:p w14:paraId="51F4E800" w14:textId="77777777" w:rsidR="00F03347" w:rsidRPr="00C92E05" w:rsidRDefault="00F03347" w:rsidP="00D85013">
      <w:pPr>
        <w:widowControl/>
        <w:numPr>
          <w:ilvl w:val="0"/>
          <w:numId w:val="19"/>
        </w:numPr>
        <w:autoSpaceDE/>
        <w:autoSpaceDN/>
        <w:spacing w:before="100" w:beforeAutospacing="1" w:after="100" w:afterAutospacing="1" w:line="360" w:lineRule="auto"/>
        <w:rPr>
          <w:sz w:val="24"/>
          <w:szCs w:val="24"/>
        </w:rPr>
      </w:pPr>
      <w:r w:rsidRPr="00C92E05">
        <w:rPr>
          <w:sz w:val="24"/>
          <w:szCs w:val="24"/>
        </w:rPr>
        <w:t xml:space="preserve">View analytical reports (graphs, charts, performance summaries) </w:t>
      </w:r>
    </w:p>
    <w:p w14:paraId="271C2BFC" w14:textId="3DF60BBA" w:rsidR="00E21A6E" w:rsidRPr="00C92E05" w:rsidRDefault="00F03347" w:rsidP="00D85013">
      <w:pPr>
        <w:widowControl/>
        <w:numPr>
          <w:ilvl w:val="0"/>
          <w:numId w:val="19"/>
        </w:numPr>
        <w:autoSpaceDE/>
        <w:autoSpaceDN/>
        <w:spacing w:before="100" w:beforeAutospacing="1" w:after="100" w:afterAutospacing="1" w:line="360" w:lineRule="auto"/>
        <w:rPr>
          <w:sz w:val="24"/>
          <w:szCs w:val="24"/>
        </w:rPr>
      </w:pPr>
      <w:r w:rsidRPr="00C92E05">
        <w:rPr>
          <w:sz w:val="24"/>
          <w:szCs w:val="24"/>
        </w:rPr>
        <w:t>Ensure overall examination transparency and quality control</w:t>
      </w:r>
    </w:p>
    <w:p w14:paraId="7ED02A40" w14:textId="77777777" w:rsidR="00E21A6E" w:rsidRDefault="008779A1">
      <w:pPr>
        <w:pStyle w:val="Heading1"/>
        <w:numPr>
          <w:ilvl w:val="0"/>
          <w:numId w:val="8"/>
        </w:numPr>
        <w:tabs>
          <w:tab w:val="left" w:pos="719"/>
        </w:tabs>
        <w:ind w:left="719" w:hanging="359"/>
      </w:pPr>
      <w:bookmarkStart w:id="28" w:name="_bookmark7"/>
      <w:bookmarkEnd w:id="28"/>
      <w:r>
        <w:rPr>
          <w:spacing w:val="-2"/>
        </w:rPr>
        <w:t>Modules</w:t>
      </w:r>
    </w:p>
    <w:p w14:paraId="12F1D2F0" w14:textId="77777777" w:rsidR="00E21A6E" w:rsidRDefault="00E21A6E">
      <w:pPr>
        <w:pStyle w:val="BodyText"/>
        <w:spacing w:before="88"/>
        <w:rPr>
          <w:b/>
          <w:sz w:val="28"/>
        </w:rPr>
      </w:pPr>
    </w:p>
    <w:p w14:paraId="6235F410" w14:textId="77777777" w:rsidR="00E21A6E" w:rsidRDefault="008779A1">
      <w:pPr>
        <w:pStyle w:val="Heading1"/>
        <w:numPr>
          <w:ilvl w:val="1"/>
          <w:numId w:val="8"/>
        </w:numPr>
        <w:tabs>
          <w:tab w:val="left" w:pos="1050"/>
        </w:tabs>
        <w:ind w:left="1050" w:hanging="419"/>
      </w:pPr>
      <w:bookmarkStart w:id="29" w:name="_bookmark8"/>
      <w:bookmarkEnd w:id="29"/>
      <w:r>
        <w:t>Authentication</w:t>
      </w:r>
      <w:r>
        <w:rPr>
          <w:spacing w:val="-10"/>
        </w:rPr>
        <w:t xml:space="preserve"> </w:t>
      </w:r>
      <w:r>
        <w:rPr>
          <w:spacing w:val="-2"/>
        </w:rPr>
        <w:t>Module</w:t>
      </w:r>
    </w:p>
    <w:p w14:paraId="4AE0F077" w14:textId="77777777" w:rsidR="00E21A6E" w:rsidRDefault="008779A1" w:rsidP="003733CB">
      <w:pPr>
        <w:pStyle w:val="BodyText"/>
        <w:spacing w:before="320"/>
      </w:pPr>
      <w:r>
        <w:t>Checks</w:t>
      </w:r>
      <w:r>
        <w:rPr>
          <w:spacing w:val="-3"/>
        </w:rPr>
        <w:t xml:space="preserve"> </w:t>
      </w:r>
      <w:r>
        <w:t>the</w:t>
      </w:r>
      <w:r>
        <w:rPr>
          <w:spacing w:val="-1"/>
        </w:rPr>
        <w:t xml:space="preserve"> </w:t>
      </w:r>
      <w:r>
        <w:t>identity</w:t>
      </w:r>
      <w:r>
        <w:rPr>
          <w:spacing w:val="-5"/>
        </w:rPr>
        <w:t xml:space="preserve"> </w:t>
      </w:r>
      <w:r>
        <w:t>of</w:t>
      </w:r>
      <w:r>
        <w:rPr>
          <w:spacing w:val="-1"/>
        </w:rPr>
        <w:t xml:space="preserve"> </w:t>
      </w:r>
      <w:r>
        <w:t>users before allowing</w:t>
      </w:r>
      <w:r>
        <w:rPr>
          <w:spacing w:val="-3"/>
        </w:rPr>
        <w:t xml:space="preserve"> </w:t>
      </w:r>
      <w:r>
        <w:t>them</w:t>
      </w:r>
      <w:r>
        <w:rPr>
          <w:spacing w:val="1"/>
        </w:rPr>
        <w:t xml:space="preserve"> </w:t>
      </w:r>
      <w:r>
        <w:t>to access the</w:t>
      </w:r>
      <w:r>
        <w:rPr>
          <w:spacing w:val="-1"/>
        </w:rPr>
        <w:t xml:space="preserve"> </w:t>
      </w:r>
      <w:r>
        <w:rPr>
          <w:spacing w:val="-2"/>
        </w:rPr>
        <w:t>system.</w:t>
      </w:r>
    </w:p>
    <w:p w14:paraId="3275D93A" w14:textId="77777777" w:rsidR="00E21A6E" w:rsidRDefault="00E21A6E">
      <w:pPr>
        <w:pStyle w:val="BodyText"/>
        <w:spacing w:before="7"/>
      </w:pPr>
    </w:p>
    <w:p w14:paraId="6E1B514C" w14:textId="77777777" w:rsidR="00E21A6E" w:rsidRDefault="008779A1">
      <w:pPr>
        <w:pStyle w:val="ListParagraph"/>
        <w:numPr>
          <w:ilvl w:val="2"/>
          <w:numId w:val="8"/>
        </w:numPr>
        <w:tabs>
          <w:tab w:val="left" w:pos="1080"/>
        </w:tabs>
        <w:rPr>
          <w:sz w:val="24"/>
        </w:rPr>
      </w:pPr>
      <w:r>
        <w:rPr>
          <w:sz w:val="24"/>
        </w:rPr>
        <w:t>Login</w:t>
      </w:r>
      <w:r>
        <w:rPr>
          <w:spacing w:val="-2"/>
          <w:sz w:val="24"/>
        </w:rPr>
        <w:t xml:space="preserve"> </w:t>
      </w:r>
      <w:r>
        <w:rPr>
          <w:sz w:val="24"/>
        </w:rPr>
        <w:t>for Teacher,</w:t>
      </w:r>
      <w:r>
        <w:rPr>
          <w:spacing w:val="-1"/>
          <w:sz w:val="24"/>
        </w:rPr>
        <w:t xml:space="preserve"> </w:t>
      </w:r>
      <w:r>
        <w:rPr>
          <w:sz w:val="24"/>
        </w:rPr>
        <w:t>Student,</w:t>
      </w:r>
      <w:r>
        <w:rPr>
          <w:spacing w:val="-1"/>
          <w:sz w:val="24"/>
        </w:rPr>
        <w:t xml:space="preserve"> </w:t>
      </w:r>
      <w:r>
        <w:rPr>
          <w:sz w:val="24"/>
        </w:rPr>
        <w:t>and</w:t>
      </w:r>
      <w:r>
        <w:rPr>
          <w:spacing w:val="-1"/>
          <w:sz w:val="24"/>
        </w:rPr>
        <w:t xml:space="preserve"> </w:t>
      </w:r>
      <w:r>
        <w:rPr>
          <w:spacing w:val="-2"/>
          <w:sz w:val="24"/>
        </w:rPr>
        <w:t>Admin</w:t>
      </w:r>
    </w:p>
    <w:p w14:paraId="290AB889" w14:textId="77777777" w:rsidR="00E21A6E" w:rsidRDefault="008779A1">
      <w:pPr>
        <w:pStyle w:val="ListParagraph"/>
        <w:numPr>
          <w:ilvl w:val="2"/>
          <w:numId w:val="8"/>
        </w:numPr>
        <w:tabs>
          <w:tab w:val="left" w:pos="1080"/>
        </w:tabs>
        <w:spacing w:before="139"/>
        <w:rPr>
          <w:sz w:val="24"/>
        </w:rPr>
      </w:pPr>
      <w:r>
        <w:rPr>
          <w:sz w:val="24"/>
        </w:rPr>
        <w:t>Check</w:t>
      </w:r>
      <w:r>
        <w:rPr>
          <w:spacing w:val="-2"/>
          <w:sz w:val="24"/>
        </w:rPr>
        <w:t xml:space="preserve"> </w:t>
      </w:r>
      <w:r>
        <w:rPr>
          <w:sz w:val="24"/>
        </w:rPr>
        <w:t>user</w:t>
      </w:r>
      <w:r>
        <w:rPr>
          <w:spacing w:val="-1"/>
          <w:sz w:val="24"/>
        </w:rPr>
        <w:t xml:space="preserve"> </w:t>
      </w:r>
      <w:r>
        <w:rPr>
          <w:sz w:val="24"/>
        </w:rPr>
        <w:t>credentials</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pacing w:val="-2"/>
          <w:sz w:val="24"/>
        </w:rPr>
        <w:t>database</w:t>
      </w:r>
    </w:p>
    <w:p w14:paraId="1B563737" w14:textId="77777777" w:rsidR="00E21A6E" w:rsidRDefault="008779A1">
      <w:pPr>
        <w:pStyle w:val="ListParagraph"/>
        <w:numPr>
          <w:ilvl w:val="2"/>
          <w:numId w:val="8"/>
        </w:numPr>
        <w:tabs>
          <w:tab w:val="left" w:pos="1080"/>
        </w:tabs>
        <w:spacing w:before="138"/>
        <w:rPr>
          <w:sz w:val="24"/>
        </w:rPr>
      </w:pPr>
      <w:r>
        <w:rPr>
          <w:sz w:val="24"/>
        </w:rPr>
        <w:t>Create</w:t>
      </w:r>
      <w:r>
        <w:rPr>
          <w:spacing w:val="-3"/>
          <w:sz w:val="24"/>
        </w:rPr>
        <w:t xml:space="preserve"> </w:t>
      </w:r>
      <w:r>
        <w:rPr>
          <w:sz w:val="24"/>
        </w:rPr>
        <w:t>a</w:t>
      </w:r>
      <w:r>
        <w:rPr>
          <w:spacing w:val="-3"/>
          <w:sz w:val="24"/>
        </w:rPr>
        <w:t xml:space="preserve"> </w:t>
      </w:r>
      <w:r>
        <w:rPr>
          <w:sz w:val="24"/>
        </w:rPr>
        <w:t>secure</w:t>
      </w:r>
      <w:r>
        <w:rPr>
          <w:spacing w:val="-2"/>
          <w:sz w:val="24"/>
        </w:rPr>
        <w:t xml:space="preserve"> </w:t>
      </w:r>
      <w:r>
        <w:rPr>
          <w:sz w:val="24"/>
        </w:rPr>
        <w:t xml:space="preserve">login </w:t>
      </w:r>
      <w:r>
        <w:rPr>
          <w:spacing w:val="-2"/>
          <w:sz w:val="24"/>
        </w:rPr>
        <w:t>session</w:t>
      </w:r>
    </w:p>
    <w:p w14:paraId="5590EB7B" w14:textId="77777777" w:rsidR="00E21A6E" w:rsidRDefault="008779A1">
      <w:pPr>
        <w:pStyle w:val="ListParagraph"/>
        <w:numPr>
          <w:ilvl w:val="2"/>
          <w:numId w:val="8"/>
        </w:numPr>
        <w:tabs>
          <w:tab w:val="left" w:pos="1080"/>
        </w:tabs>
        <w:spacing w:before="139"/>
        <w:rPr>
          <w:sz w:val="24"/>
        </w:rPr>
      </w:pPr>
      <w:r>
        <w:rPr>
          <w:sz w:val="24"/>
        </w:rPr>
        <w:t>Block</w:t>
      </w:r>
      <w:r>
        <w:rPr>
          <w:spacing w:val="-4"/>
          <w:sz w:val="24"/>
        </w:rPr>
        <w:t xml:space="preserve"> </w:t>
      </w:r>
      <w:r>
        <w:rPr>
          <w:sz w:val="24"/>
        </w:rPr>
        <w:t>unauthorized</w:t>
      </w:r>
      <w:r>
        <w:rPr>
          <w:spacing w:val="-2"/>
          <w:sz w:val="24"/>
        </w:rPr>
        <w:t xml:space="preserve"> users</w:t>
      </w:r>
    </w:p>
    <w:p w14:paraId="33A6B7DC" w14:textId="1E39D44C" w:rsidR="00E21A6E" w:rsidRDefault="00E21A6E">
      <w:pPr>
        <w:pStyle w:val="BodyText"/>
        <w:spacing w:before="224"/>
      </w:pPr>
    </w:p>
    <w:p w14:paraId="2B9231DD" w14:textId="228FC55A" w:rsidR="009D1DEA" w:rsidRDefault="009D1DEA">
      <w:pPr>
        <w:pStyle w:val="BodyText"/>
        <w:spacing w:before="224"/>
        <w:rPr>
          <w:ins w:id="30" w:author="Sumaiya Masood" w:date="2026-08-07T06:24:00Z"/>
        </w:rPr>
      </w:pPr>
    </w:p>
    <w:p w14:paraId="0092CDEA" w14:textId="77777777" w:rsidR="009D1DEA" w:rsidRDefault="009D1DEA">
      <w:pPr>
        <w:pStyle w:val="BodyText"/>
        <w:spacing w:before="224"/>
        <w:rPr>
          <w:ins w:id="31" w:author="Sumaiya Masood" w:date="2026-08-07T06:24:00Z"/>
        </w:rPr>
      </w:pPr>
    </w:p>
    <w:p w14:paraId="1DE83529" w14:textId="77777777" w:rsidR="00E21A6E" w:rsidRDefault="008779A1">
      <w:pPr>
        <w:pStyle w:val="Heading1"/>
        <w:numPr>
          <w:ilvl w:val="1"/>
          <w:numId w:val="8"/>
        </w:numPr>
        <w:tabs>
          <w:tab w:val="left" w:pos="1050"/>
        </w:tabs>
        <w:ind w:left="1050" w:hanging="419"/>
      </w:pPr>
      <w:bookmarkStart w:id="32" w:name="_bookmark9"/>
      <w:bookmarkEnd w:id="32"/>
      <w:r>
        <w:t>Lab</w:t>
      </w:r>
      <w:r>
        <w:rPr>
          <w:spacing w:val="-5"/>
        </w:rPr>
        <w:t xml:space="preserve"> </w:t>
      </w:r>
      <w:r>
        <w:t>Network</w:t>
      </w:r>
      <w:r>
        <w:rPr>
          <w:spacing w:val="-10"/>
        </w:rPr>
        <w:t xml:space="preserve"> </w:t>
      </w:r>
      <w:r>
        <w:t>Validation</w:t>
      </w:r>
      <w:r>
        <w:rPr>
          <w:spacing w:val="-5"/>
        </w:rPr>
        <w:t xml:space="preserve"> </w:t>
      </w:r>
      <w:r>
        <w:t>and</w:t>
      </w:r>
      <w:r>
        <w:rPr>
          <w:spacing w:val="-6"/>
        </w:rPr>
        <w:t xml:space="preserve"> </w:t>
      </w:r>
      <w:r>
        <w:t>Communication</w:t>
      </w:r>
      <w:r>
        <w:rPr>
          <w:spacing w:val="-4"/>
        </w:rPr>
        <w:t xml:space="preserve"> </w:t>
      </w:r>
      <w:r>
        <w:rPr>
          <w:spacing w:val="-2"/>
        </w:rPr>
        <w:t>Module</w:t>
      </w:r>
    </w:p>
    <w:p w14:paraId="704C2F3F" w14:textId="77777777" w:rsidR="00E21A6E" w:rsidRDefault="008779A1" w:rsidP="003733CB">
      <w:pPr>
        <w:pStyle w:val="BodyText"/>
        <w:spacing w:before="126"/>
      </w:pPr>
      <w:r>
        <w:t>Allows</w:t>
      </w:r>
      <w:r>
        <w:rPr>
          <w:spacing w:val="-2"/>
        </w:rPr>
        <w:t xml:space="preserve"> </w:t>
      </w:r>
      <w:r>
        <w:t>only</w:t>
      </w:r>
      <w:r>
        <w:rPr>
          <w:spacing w:val="-5"/>
        </w:rPr>
        <w:t xml:space="preserve"> </w:t>
      </w:r>
      <w:r>
        <w:t>computers</w:t>
      </w:r>
      <w:r>
        <w:rPr>
          <w:spacing w:val="1"/>
        </w:rPr>
        <w:t xml:space="preserve"> </w:t>
      </w:r>
      <w:r>
        <w:t xml:space="preserve">from the selected lab network to join the </w:t>
      </w:r>
      <w:r>
        <w:rPr>
          <w:spacing w:val="-2"/>
        </w:rPr>
        <w:t>exam.</w:t>
      </w:r>
    </w:p>
    <w:p w14:paraId="418163B0" w14:textId="77777777" w:rsidR="00E21A6E" w:rsidRDefault="008779A1">
      <w:pPr>
        <w:pStyle w:val="ListParagraph"/>
        <w:numPr>
          <w:ilvl w:val="2"/>
          <w:numId w:val="8"/>
        </w:numPr>
        <w:tabs>
          <w:tab w:val="left" w:pos="1080"/>
        </w:tabs>
        <w:spacing w:before="139"/>
        <w:rPr>
          <w:sz w:val="24"/>
        </w:rPr>
      </w:pPr>
      <w:r>
        <w:rPr>
          <w:sz w:val="24"/>
        </w:rPr>
        <w:t>Check</w:t>
      </w:r>
      <w:r>
        <w:rPr>
          <w:spacing w:val="-2"/>
          <w:sz w:val="24"/>
        </w:rPr>
        <w:t xml:space="preserve"> </w:t>
      </w:r>
      <w:r>
        <w:rPr>
          <w:sz w:val="24"/>
        </w:rPr>
        <w:t>if</w:t>
      </w:r>
      <w:r>
        <w:rPr>
          <w:spacing w:val="-1"/>
          <w:sz w:val="24"/>
        </w:rPr>
        <w:t xml:space="preserve"> </w:t>
      </w:r>
      <w:r>
        <w:rPr>
          <w:sz w:val="24"/>
        </w:rPr>
        <w:t>the IP</w:t>
      </w:r>
      <w:r>
        <w:rPr>
          <w:spacing w:val="-1"/>
          <w:sz w:val="24"/>
        </w:rPr>
        <w:t xml:space="preserve"> </w:t>
      </w:r>
      <w:r>
        <w:rPr>
          <w:sz w:val="24"/>
        </w:rPr>
        <w:t>belongs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allowed</w:t>
      </w:r>
      <w:r>
        <w:rPr>
          <w:spacing w:val="-1"/>
          <w:sz w:val="24"/>
        </w:rPr>
        <w:t xml:space="preserve"> </w:t>
      </w:r>
      <w:r>
        <w:rPr>
          <w:sz w:val="24"/>
        </w:rPr>
        <w:t>lab</w:t>
      </w:r>
      <w:r>
        <w:rPr>
          <w:spacing w:val="-1"/>
          <w:sz w:val="24"/>
        </w:rPr>
        <w:t xml:space="preserve"> </w:t>
      </w:r>
      <w:r>
        <w:rPr>
          <w:spacing w:val="-2"/>
          <w:sz w:val="24"/>
        </w:rPr>
        <w:t>range</w:t>
      </w:r>
    </w:p>
    <w:p w14:paraId="1BDA2D68" w14:textId="77777777" w:rsidR="00E21A6E" w:rsidRDefault="008779A1">
      <w:pPr>
        <w:pStyle w:val="ListParagraph"/>
        <w:numPr>
          <w:ilvl w:val="2"/>
          <w:numId w:val="8"/>
        </w:numPr>
        <w:tabs>
          <w:tab w:val="left" w:pos="1080"/>
        </w:tabs>
        <w:spacing w:before="137"/>
        <w:rPr>
          <w:sz w:val="24"/>
        </w:rPr>
      </w:pPr>
      <w:r>
        <w:rPr>
          <w:sz w:val="24"/>
        </w:rPr>
        <w:t>Verify</w:t>
      </w:r>
      <w:r>
        <w:rPr>
          <w:spacing w:val="-6"/>
          <w:sz w:val="24"/>
        </w:rPr>
        <w:t xml:space="preserve"> </w:t>
      </w:r>
      <w:r>
        <w:rPr>
          <w:sz w:val="24"/>
        </w:rPr>
        <w:t xml:space="preserve">the correct </w:t>
      </w:r>
      <w:r>
        <w:rPr>
          <w:spacing w:val="-2"/>
          <w:sz w:val="24"/>
        </w:rPr>
        <w:t>subnet</w:t>
      </w:r>
    </w:p>
    <w:p w14:paraId="1C0CB9C9" w14:textId="77777777" w:rsidR="00E21A6E" w:rsidRDefault="008779A1">
      <w:pPr>
        <w:pStyle w:val="ListParagraph"/>
        <w:numPr>
          <w:ilvl w:val="2"/>
          <w:numId w:val="8"/>
        </w:numPr>
        <w:tabs>
          <w:tab w:val="left" w:pos="1080"/>
        </w:tabs>
        <w:spacing w:before="140"/>
        <w:rPr>
          <w:sz w:val="24"/>
        </w:rPr>
      </w:pPr>
      <w:r>
        <w:rPr>
          <w:sz w:val="24"/>
        </w:rPr>
        <w:t>Block</w:t>
      </w:r>
      <w:r>
        <w:rPr>
          <w:spacing w:val="-4"/>
          <w:sz w:val="24"/>
        </w:rPr>
        <w:t xml:space="preserve"> </w:t>
      </w:r>
      <w:r>
        <w:rPr>
          <w:sz w:val="24"/>
        </w:rPr>
        <w:t>devices</w:t>
      </w:r>
      <w:r>
        <w:rPr>
          <w:spacing w:val="-1"/>
          <w:sz w:val="24"/>
        </w:rPr>
        <w:t xml:space="preserve"> </w:t>
      </w:r>
      <w:r>
        <w:rPr>
          <w:sz w:val="24"/>
        </w:rPr>
        <w:t>outside</w:t>
      </w:r>
      <w:r>
        <w:rPr>
          <w:spacing w:val="-2"/>
          <w:sz w:val="24"/>
        </w:rPr>
        <w:t xml:space="preserve"> </w:t>
      </w:r>
      <w:r>
        <w:rPr>
          <w:sz w:val="24"/>
        </w:rPr>
        <w:t>the</w:t>
      </w:r>
      <w:r>
        <w:rPr>
          <w:spacing w:val="-2"/>
          <w:sz w:val="24"/>
        </w:rPr>
        <w:t xml:space="preserve"> </w:t>
      </w:r>
      <w:r>
        <w:rPr>
          <w:sz w:val="24"/>
        </w:rPr>
        <w:t>selected</w:t>
      </w:r>
      <w:r>
        <w:rPr>
          <w:spacing w:val="-1"/>
          <w:sz w:val="24"/>
        </w:rPr>
        <w:t xml:space="preserve"> </w:t>
      </w:r>
      <w:r>
        <w:rPr>
          <w:spacing w:val="-5"/>
          <w:sz w:val="24"/>
        </w:rPr>
        <w:t>lab</w:t>
      </w:r>
    </w:p>
    <w:p w14:paraId="2F40270B" w14:textId="77777777" w:rsidR="00E21A6E" w:rsidRDefault="00E21A6E">
      <w:pPr>
        <w:pStyle w:val="BodyText"/>
        <w:spacing w:before="224"/>
      </w:pPr>
    </w:p>
    <w:p w14:paraId="4B268E5D" w14:textId="77777777" w:rsidR="00E21A6E" w:rsidRDefault="008779A1">
      <w:pPr>
        <w:pStyle w:val="Heading1"/>
        <w:numPr>
          <w:ilvl w:val="1"/>
          <w:numId w:val="8"/>
        </w:numPr>
        <w:tabs>
          <w:tab w:val="left" w:pos="1141"/>
        </w:tabs>
        <w:ind w:left="1141" w:hanging="421"/>
      </w:pPr>
      <w:bookmarkStart w:id="33" w:name="_bookmark10"/>
      <w:bookmarkEnd w:id="33"/>
      <w:r>
        <w:t>Exam</w:t>
      </w:r>
      <w:r>
        <w:rPr>
          <w:spacing w:val="-8"/>
        </w:rPr>
        <w:t xml:space="preserve"> </w:t>
      </w:r>
      <w:r>
        <w:t>Session</w:t>
      </w:r>
      <w:r>
        <w:rPr>
          <w:spacing w:val="-3"/>
        </w:rPr>
        <w:t xml:space="preserve"> </w:t>
      </w:r>
      <w:r>
        <w:rPr>
          <w:spacing w:val="-2"/>
        </w:rPr>
        <w:t>Management</w:t>
      </w:r>
    </w:p>
    <w:p w14:paraId="2130568F" w14:textId="77777777" w:rsidR="00E21A6E" w:rsidRDefault="008779A1" w:rsidP="003733CB">
      <w:pPr>
        <w:pStyle w:val="BodyText"/>
        <w:spacing w:before="126"/>
      </w:pPr>
      <w:r>
        <w:t>Handles</w:t>
      </w:r>
      <w:r>
        <w:rPr>
          <w:spacing w:val="-2"/>
        </w:rPr>
        <w:t xml:space="preserve"> </w:t>
      </w:r>
      <w:r>
        <w:t>exam</w:t>
      </w:r>
      <w:r>
        <w:rPr>
          <w:spacing w:val="-2"/>
        </w:rPr>
        <w:t xml:space="preserve"> </w:t>
      </w:r>
      <w:r>
        <w:t>creation,</w:t>
      </w:r>
      <w:r>
        <w:rPr>
          <w:spacing w:val="-1"/>
        </w:rPr>
        <w:t xml:space="preserve"> </w:t>
      </w:r>
      <w:r>
        <w:t>distribution, timing,</w:t>
      </w:r>
      <w:r>
        <w:rPr>
          <w:spacing w:val="-2"/>
        </w:rPr>
        <w:t xml:space="preserve"> </w:t>
      </w:r>
      <w:r>
        <w:t>and</w:t>
      </w:r>
      <w:r>
        <w:rPr>
          <w:spacing w:val="-1"/>
        </w:rPr>
        <w:t xml:space="preserve"> </w:t>
      </w:r>
      <w:r>
        <w:rPr>
          <w:spacing w:val="-2"/>
        </w:rPr>
        <w:t>submission.</w:t>
      </w:r>
    </w:p>
    <w:p w14:paraId="56757E72" w14:textId="77777777" w:rsidR="00E21A6E" w:rsidRDefault="008779A1">
      <w:pPr>
        <w:pStyle w:val="ListParagraph"/>
        <w:numPr>
          <w:ilvl w:val="2"/>
          <w:numId w:val="8"/>
        </w:numPr>
        <w:tabs>
          <w:tab w:val="left" w:pos="1080"/>
        </w:tabs>
        <w:spacing w:before="137"/>
        <w:rPr>
          <w:sz w:val="24"/>
        </w:rPr>
      </w:pPr>
      <w:r>
        <w:rPr>
          <w:sz w:val="24"/>
        </w:rPr>
        <w:t>Create</w:t>
      </w:r>
      <w:r>
        <w:rPr>
          <w:spacing w:val="-2"/>
          <w:sz w:val="24"/>
        </w:rPr>
        <w:t xml:space="preserve"> </w:t>
      </w:r>
      <w:r>
        <w:rPr>
          <w:sz w:val="24"/>
        </w:rPr>
        <w:t>exam</w:t>
      </w:r>
      <w:r>
        <w:rPr>
          <w:spacing w:val="-1"/>
          <w:sz w:val="24"/>
        </w:rPr>
        <w:t xml:space="preserve"> </w:t>
      </w:r>
      <w:r>
        <w:rPr>
          <w:sz w:val="24"/>
        </w:rPr>
        <w:t>session</w:t>
      </w:r>
      <w:r>
        <w:rPr>
          <w:spacing w:val="-2"/>
          <w:sz w:val="24"/>
        </w:rPr>
        <w:t xml:space="preserve"> </w:t>
      </w:r>
      <w:r>
        <w:rPr>
          <w:sz w:val="24"/>
        </w:rPr>
        <w:t>with</w:t>
      </w:r>
      <w:r>
        <w:rPr>
          <w:spacing w:val="-1"/>
          <w:sz w:val="24"/>
        </w:rPr>
        <w:t xml:space="preserve"> </w:t>
      </w:r>
      <w:r>
        <w:rPr>
          <w:sz w:val="24"/>
        </w:rPr>
        <w:t>session ID</w:t>
      </w:r>
      <w:r>
        <w:rPr>
          <w:spacing w:val="-1"/>
          <w:sz w:val="24"/>
        </w:rPr>
        <w:t xml:space="preserve"> </w:t>
      </w:r>
      <w:r>
        <w:rPr>
          <w:sz w:val="24"/>
        </w:rPr>
        <w:t>or</w:t>
      </w:r>
      <w:r>
        <w:rPr>
          <w:spacing w:val="-1"/>
          <w:sz w:val="24"/>
        </w:rPr>
        <w:t xml:space="preserve"> </w:t>
      </w:r>
      <w:r>
        <w:rPr>
          <w:spacing w:val="-2"/>
          <w:sz w:val="24"/>
        </w:rPr>
        <w:t>password</w:t>
      </w:r>
    </w:p>
    <w:p w14:paraId="7480B4BA" w14:textId="77777777" w:rsidR="00E21A6E" w:rsidRDefault="008779A1">
      <w:pPr>
        <w:pStyle w:val="ListParagraph"/>
        <w:numPr>
          <w:ilvl w:val="2"/>
          <w:numId w:val="8"/>
        </w:numPr>
        <w:tabs>
          <w:tab w:val="left" w:pos="1080"/>
        </w:tabs>
        <w:spacing w:before="139"/>
        <w:rPr>
          <w:sz w:val="24"/>
        </w:rPr>
      </w:pPr>
      <w:r>
        <w:rPr>
          <w:sz w:val="24"/>
        </w:rPr>
        <w:t>Send</w:t>
      </w:r>
      <w:r>
        <w:rPr>
          <w:spacing w:val="-1"/>
          <w:sz w:val="24"/>
        </w:rPr>
        <w:t xml:space="preserve"> </w:t>
      </w:r>
      <w:r>
        <w:rPr>
          <w:sz w:val="24"/>
        </w:rPr>
        <w:t>exam</w:t>
      </w:r>
      <w:r>
        <w:rPr>
          <w:spacing w:val="-1"/>
          <w:sz w:val="24"/>
        </w:rPr>
        <w:t xml:space="preserve"> </w:t>
      </w:r>
      <w:r>
        <w:rPr>
          <w:sz w:val="24"/>
        </w:rPr>
        <w:t>paper</w:t>
      </w:r>
      <w:r>
        <w:rPr>
          <w:spacing w:val="-1"/>
          <w:sz w:val="24"/>
        </w:rPr>
        <w:t xml:space="preserve"> </w:t>
      </w:r>
      <w:r>
        <w:rPr>
          <w:sz w:val="24"/>
        </w:rPr>
        <w:t xml:space="preserve">to </w:t>
      </w:r>
      <w:r>
        <w:rPr>
          <w:spacing w:val="-2"/>
          <w:sz w:val="24"/>
        </w:rPr>
        <w:t>students</w:t>
      </w:r>
    </w:p>
    <w:p w14:paraId="08A23132" w14:textId="77777777" w:rsidR="00E21A6E" w:rsidRDefault="008779A1">
      <w:pPr>
        <w:pStyle w:val="ListParagraph"/>
        <w:numPr>
          <w:ilvl w:val="2"/>
          <w:numId w:val="8"/>
        </w:numPr>
        <w:tabs>
          <w:tab w:val="left" w:pos="1080"/>
        </w:tabs>
        <w:spacing w:before="137"/>
        <w:rPr>
          <w:sz w:val="24"/>
        </w:rPr>
      </w:pPr>
      <w:r>
        <w:rPr>
          <w:sz w:val="24"/>
        </w:rPr>
        <w:t>Start</w:t>
      </w:r>
      <w:r>
        <w:rPr>
          <w:spacing w:val="-2"/>
          <w:sz w:val="24"/>
        </w:rPr>
        <w:t xml:space="preserve"> </w:t>
      </w:r>
      <w:r>
        <w:rPr>
          <w:sz w:val="24"/>
        </w:rPr>
        <w:t>and</w:t>
      </w:r>
      <w:r>
        <w:rPr>
          <w:spacing w:val="-1"/>
          <w:sz w:val="24"/>
        </w:rPr>
        <w:t xml:space="preserve"> </w:t>
      </w:r>
      <w:r>
        <w:rPr>
          <w:sz w:val="24"/>
        </w:rPr>
        <w:t>end</w:t>
      </w:r>
      <w:r>
        <w:rPr>
          <w:spacing w:val="-1"/>
          <w:sz w:val="24"/>
        </w:rPr>
        <w:t xml:space="preserve"> </w:t>
      </w:r>
      <w:r>
        <w:rPr>
          <w:spacing w:val="-4"/>
          <w:sz w:val="24"/>
        </w:rPr>
        <w:t>exams</w:t>
      </w:r>
    </w:p>
    <w:p w14:paraId="5145F4C0" w14:textId="77777777" w:rsidR="00E21A6E" w:rsidRDefault="008779A1">
      <w:pPr>
        <w:pStyle w:val="ListParagraph"/>
        <w:numPr>
          <w:ilvl w:val="2"/>
          <w:numId w:val="8"/>
        </w:numPr>
        <w:tabs>
          <w:tab w:val="left" w:pos="1080"/>
        </w:tabs>
        <w:spacing w:before="139"/>
        <w:rPr>
          <w:sz w:val="24"/>
        </w:rPr>
      </w:pPr>
      <w:r>
        <w:rPr>
          <w:sz w:val="24"/>
        </w:rPr>
        <w:t>Control</w:t>
      </w:r>
      <w:r>
        <w:rPr>
          <w:spacing w:val="-1"/>
          <w:sz w:val="24"/>
        </w:rPr>
        <w:t xml:space="preserve"> </w:t>
      </w:r>
      <w:r>
        <w:rPr>
          <w:sz w:val="24"/>
        </w:rPr>
        <w:t>exam</w:t>
      </w:r>
      <w:r>
        <w:rPr>
          <w:spacing w:val="-1"/>
          <w:sz w:val="24"/>
        </w:rPr>
        <w:t xml:space="preserve"> </w:t>
      </w:r>
      <w:r>
        <w:rPr>
          <w:sz w:val="24"/>
        </w:rPr>
        <w:t>timer</w:t>
      </w:r>
      <w:r>
        <w:rPr>
          <w:spacing w:val="-1"/>
          <w:sz w:val="24"/>
        </w:rPr>
        <w:t xml:space="preserve"> </w:t>
      </w:r>
      <w:r>
        <w:rPr>
          <w:sz w:val="24"/>
        </w:rPr>
        <w:t>for</w:t>
      </w:r>
      <w:r>
        <w:rPr>
          <w:spacing w:val="-1"/>
          <w:sz w:val="24"/>
        </w:rPr>
        <w:t xml:space="preserve"> </w:t>
      </w:r>
      <w:r>
        <w:rPr>
          <w:sz w:val="24"/>
        </w:rPr>
        <w:t>all</w:t>
      </w:r>
      <w:r>
        <w:rPr>
          <w:spacing w:val="-1"/>
          <w:sz w:val="24"/>
        </w:rPr>
        <w:t xml:space="preserve"> </w:t>
      </w:r>
      <w:r>
        <w:rPr>
          <w:spacing w:val="-2"/>
          <w:sz w:val="24"/>
        </w:rPr>
        <w:t>students</w:t>
      </w:r>
    </w:p>
    <w:p w14:paraId="03CB3C53" w14:textId="77777777" w:rsidR="00E21A6E" w:rsidRDefault="008779A1">
      <w:pPr>
        <w:pStyle w:val="ListParagraph"/>
        <w:numPr>
          <w:ilvl w:val="2"/>
          <w:numId w:val="8"/>
        </w:numPr>
        <w:tabs>
          <w:tab w:val="left" w:pos="1080"/>
        </w:tabs>
        <w:spacing w:before="137"/>
        <w:rPr>
          <w:sz w:val="24"/>
        </w:rPr>
      </w:pPr>
      <w:r>
        <w:rPr>
          <w:sz w:val="24"/>
        </w:rPr>
        <w:t>Extend</w:t>
      </w:r>
      <w:r>
        <w:rPr>
          <w:spacing w:val="-1"/>
          <w:sz w:val="24"/>
        </w:rPr>
        <w:t xml:space="preserve"> </w:t>
      </w:r>
      <w:r>
        <w:rPr>
          <w:sz w:val="24"/>
        </w:rPr>
        <w:t>exam</w:t>
      </w:r>
      <w:r>
        <w:rPr>
          <w:spacing w:val="-1"/>
          <w:sz w:val="24"/>
        </w:rPr>
        <w:t xml:space="preserve"> </w:t>
      </w:r>
      <w:r>
        <w:rPr>
          <w:sz w:val="24"/>
        </w:rPr>
        <w:t>time</w:t>
      </w:r>
      <w:r>
        <w:rPr>
          <w:spacing w:val="-2"/>
          <w:sz w:val="24"/>
        </w:rPr>
        <w:t xml:space="preserve"> </w:t>
      </w:r>
      <w:r>
        <w:rPr>
          <w:sz w:val="24"/>
        </w:rPr>
        <w:t>when</w:t>
      </w:r>
      <w:r>
        <w:rPr>
          <w:spacing w:val="-1"/>
          <w:sz w:val="24"/>
        </w:rPr>
        <w:t xml:space="preserve"> </w:t>
      </w:r>
      <w:r>
        <w:rPr>
          <w:spacing w:val="-2"/>
          <w:sz w:val="24"/>
        </w:rPr>
        <w:t>needed</w:t>
      </w:r>
    </w:p>
    <w:p w14:paraId="2DAFBF7F" w14:textId="3B0E03B3" w:rsidR="003733CB" w:rsidRPr="003733CB" w:rsidRDefault="008779A1" w:rsidP="003733CB">
      <w:pPr>
        <w:pStyle w:val="ListParagraph"/>
        <w:numPr>
          <w:ilvl w:val="2"/>
          <w:numId w:val="8"/>
        </w:numPr>
        <w:tabs>
          <w:tab w:val="left" w:pos="1080"/>
        </w:tabs>
        <w:spacing w:before="139"/>
        <w:rPr>
          <w:sz w:val="24"/>
        </w:rPr>
      </w:pPr>
      <w:r>
        <w:rPr>
          <w:sz w:val="24"/>
        </w:rPr>
        <w:t>Accept</w:t>
      </w:r>
      <w:r>
        <w:rPr>
          <w:spacing w:val="-1"/>
          <w:sz w:val="24"/>
        </w:rPr>
        <w:t xml:space="preserve"> </w:t>
      </w:r>
      <w:r>
        <w:rPr>
          <w:sz w:val="24"/>
        </w:rPr>
        <w:t>student</w:t>
      </w:r>
      <w:r>
        <w:rPr>
          <w:spacing w:val="-2"/>
          <w:sz w:val="24"/>
        </w:rPr>
        <w:t xml:space="preserve"> </w:t>
      </w:r>
      <w:r>
        <w:rPr>
          <w:sz w:val="24"/>
        </w:rPr>
        <w:t>submissions</w:t>
      </w:r>
      <w:r>
        <w:rPr>
          <w:spacing w:val="-1"/>
          <w:sz w:val="24"/>
        </w:rPr>
        <w:t xml:space="preserve"> </w:t>
      </w:r>
      <w:r>
        <w:rPr>
          <w:sz w:val="24"/>
        </w:rPr>
        <w:t>during</w:t>
      </w:r>
      <w:r>
        <w:rPr>
          <w:spacing w:val="-3"/>
          <w:sz w:val="24"/>
        </w:rPr>
        <w:t xml:space="preserve"> </w:t>
      </w:r>
      <w:r>
        <w:rPr>
          <w:sz w:val="24"/>
        </w:rPr>
        <w:t xml:space="preserve">the </w:t>
      </w:r>
      <w:r>
        <w:rPr>
          <w:spacing w:val="-4"/>
          <w:sz w:val="24"/>
        </w:rPr>
        <w:t>ex</w:t>
      </w:r>
      <w:r w:rsidR="003733CB">
        <w:rPr>
          <w:spacing w:val="-4"/>
          <w:sz w:val="24"/>
        </w:rPr>
        <w:t>am.</w:t>
      </w:r>
    </w:p>
    <w:p w14:paraId="2945CA7E" w14:textId="77777777" w:rsidR="003733CB" w:rsidRDefault="003733CB" w:rsidP="003733CB">
      <w:pPr>
        <w:pStyle w:val="aupe"/>
        <w:rPr>
          <w:b/>
          <w:bCs/>
        </w:rPr>
      </w:pPr>
      <w:r w:rsidRPr="003733CB">
        <w:rPr>
          <w:rStyle w:val="aupe1"/>
          <w:b/>
          <w:bCs/>
        </w:rPr>
        <w:t>Submission Handling:</w:t>
      </w:r>
    </w:p>
    <w:p w14:paraId="14B79A34" w14:textId="77777777" w:rsidR="003733CB" w:rsidRDefault="003733CB" w:rsidP="003733CB">
      <w:pPr>
        <w:pStyle w:val="aupe"/>
        <w:numPr>
          <w:ilvl w:val="0"/>
          <w:numId w:val="27"/>
        </w:numPr>
        <w:spacing w:line="360" w:lineRule="auto"/>
        <w:rPr>
          <w:b/>
          <w:bCs/>
        </w:rPr>
      </w:pPr>
      <w:r>
        <w:rPr>
          <w:rStyle w:val="aupe1"/>
        </w:rPr>
        <w:t>Upload files to the teacher’s system</w:t>
      </w:r>
    </w:p>
    <w:p w14:paraId="65D8E015" w14:textId="77777777" w:rsidR="003733CB" w:rsidRDefault="003733CB" w:rsidP="003733CB">
      <w:pPr>
        <w:pStyle w:val="aupe"/>
        <w:numPr>
          <w:ilvl w:val="0"/>
          <w:numId w:val="27"/>
        </w:numPr>
        <w:spacing w:line="360" w:lineRule="auto"/>
        <w:rPr>
          <w:b/>
          <w:bCs/>
        </w:rPr>
      </w:pPr>
      <w:r>
        <w:rPr>
          <w:rStyle w:val="aupe1"/>
        </w:rPr>
        <w:t>Save files in student folder</w:t>
      </w:r>
    </w:p>
    <w:p w14:paraId="70541C87" w14:textId="173AC548" w:rsidR="003733CB" w:rsidRPr="003733CB" w:rsidRDefault="003733CB" w:rsidP="003733CB">
      <w:pPr>
        <w:pStyle w:val="aupe"/>
        <w:numPr>
          <w:ilvl w:val="0"/>
          <w:numId w:val="27"/>
        </w:numPr>
        <w:spacing w:line="360" w:lineRule="auto"/>
        <w:rPr>
          <w:b/>
          <w:bCs/>
        </w:rPr>
        <w:sectPr w:rsidR="003733CB" w:rsidRPr="003733CB">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rPr>
          <w:rStyle w:val="aupe1"/>
        </w:rPr>
        <w:t xml:space="preserve">Block submissions after exam time </w:t>
      </w:r>
      <w:del w:id="34" w:author="Sumaiya Masood" w:date="2026-08-07T06:24:00Z">
        <w:r>
          <w:rPr>
            <w:rStyle w:val="aupe1"/>
          </w:rPr>
          <w:delText>ends.</w:delText>
        </w:r>
      </w:del>
      <w:ins w:id="35" w:author="Sumaiya Masood" w:date="2026-08-07T06:24:00Z">
        <w:r>
          <w:rPr>
            <w:rStyle w:val="aupe1"/>
          </w:rPr>
          <w:t>end</w:t>
        </w:r>
      </w:ins>
    </w:p>
    <w:p w14:paraId="29F38BC9" w14:textId="77777777" w:rsidR="00E21A6E" w:rsidRDefault="00E21A6E">
      <w:pPr>
        <w:pStyle w:val="BodyText"/>
        <w:spacing w:before="10"/>
      </w:pPr>
      <w:bookmarkStart w:id="36" w:name="_bookmark11"/>
      <w:bookmarkEnd w:id="36"/>
    </w:p>
    <w:p w14:paraId="7F467A2E" w14:textId="77777777" w:rsidR="00E21A6E" w:rsidRDefault="008779A1">
      <w:pPr>
        <w:pStyle w:val="Heading1"/>
        <w:numPr>
          <w:ilvl w:val="1"/>
          <w:numId w:val="8"/>
        </w:numPr>
        <w:tabs>
          <w:tab w:val="left" w:pos="1142"/>
        </w:tabs>
        <w:ind w:left="1142" w:hanging="422"/>
      </w:pPr>
      <w:r>
        <w:t>Exam</w:t>
      </w:r>
      <w:r>
        <w:rPr>
          <w:spacing w:val="-9"/>
        </w:rPr>
        <w:t xml:space="preserve"> </w:t>
      </w:r>
      <w:r>
        <w:t>Environment</w:t>
      </w:r>
      <w:r>
        <w:rPr>
          <w:spacing w:val="-5"/>
        </w:rPr>
        <w:t xml:space="preserve"> </w:t>
      </w:r>
      <w:r>
        <w:rPr>
          <w:spacing w:val="-2"/>
        </w:rPr>
        <w:t>Control</w:t>
      </w:r>
    </w:p>
    <w:p w14:paraId="4DCA2C16" w14:textId="77777777" w:rsidR="00E21A6E" w:rsidRDefault="008779A1">
      <w:pPr>
        <w:pStyle w:val="BodyText"/>
        <w:spacing w:before="124"/>
        <w:ind w:left="720"/>
      </w:pPr>
      <w:r>
        <w:t>Restricts</w:t>
      </w:r>
      <w:r>
        <w:rPr>
          <w:spacing w:val="-3"/>
        </w:rPr>
        <w:t xml:space="preserve"> </w:t>
      </w:r>
      <w:r>
        <w:t>the</w:t>
      </w:r>
      <w:r>
        <w:rPr>
          <w:spacing w:val="-2"/>
        </w:rPr>
        <w:t xml:space="preserve"> </w:t>
      </w:r>
      <w:r>
        <w:t>student</w:t>
      </w:r>
      <w:r>
        <w:rPr>
          <w:spacing w:val="-1"/>
        </w:rPr>
        <w:t xml:space="preserve"> </w:t>
      </w:r>
      <w:r>
        <w:t>computer</w:t>
      </w:r>
      <w:r>
        <w:rPr>
          <w:spacing w:val="-1"/>
        </w:rPr>
        <w:t xml:space="preserve"> </w:t>
      </w:r>
      <w:r>
        <w:t>during</w:t>
      </w:r>
      <w:r>
        <w:rPr>
          <w:spacing w:val="-3"/>
        </w:rPr>
        <w:t xml:space="preserve"> </w:t>
      </w:r>
      <w:r>
        <w:t>the</w:t>
      </w:r>
      <w:r>
        <w:rPr>
          <w:spacing w:val="-1"/>
        </w:rPr>
        <w:t xml:space="preserve"> </w:t>
      </w:r>
      <w:r>
        <w:t>exam</w:t>
      </w:r>
      <w:r>
        <w:rPr>
          <w:spacing w:val="-1"/>
        </w:rPr>
        <w:t xml:space="preserve"> </w:t>
      </w:r>
      <w:r>
        <w:t>to</w:t>
      </w:r>
      <w:r>
        <w:rPr>
          <w:spacing w:val="-1"/>
        </w:rPr>
        <w:t xml:space="preserve"> </w:t>
      </w:r>
      <w:r>
        <w:t>reduce</w:t>
      </w:r>
      <w:r>
        <w:rPr>
          <w:spacing w:val="1"/>
        </w:rPr>
        <w:t xml:space="preserve"> </w:t>
      </w:r>
      <w:r>
        <w:rPr>
          <w:spacing w:val="-2"/>
        </w:rPr>
        <w:t>cheating.</w:t>
      </w:r>
    </w:p>
    <w:p w14:paraId="600A237A" w14:textId="77777777" w:rsidR="00E21A6E" w:rsidRDefault="00E21A6E">
      <w:pPr>
        <w:pStyle w:val="BodyText"/>
        <w:spacing w:before="48"/>
      </w:pPr>
    </w:p>
    <w:p w14:paraId="7FFFF734" w14:textId="77777777" w:rsidR="00E21A6E" w:rsidRDefault="008779A1">
      <w:pPr>
        <w:pStyle w:val="ListParagraph"/>
        <w:numPr>
          <w:ilvl w:val="2"/>
          <w:numId w:val="8"/>
        </w:numPr>
        <w:tabs>
          <w:tab w:val="left" w:pos="1140"/>
        </w:tabs>
        <w:ind w:left="1140" w:hanging="420"/>
        <w:rPr>
          <w:sz w:val="24"/>
        </w:rPr>
      </w:pPr>
      <w:r>
        <w:rPr>
          <w:sz w:val="24"/>
        </w:rPr>
        <w:t>USB</w:t>
      </w:r>
      <w:r>
        <w:rPr>
          <w:spacing w:val="-2"/>
          <w:sz w:val="24"/>
        </w:rPr>
        <w:t xml:space="preserve"> detection</w:t>
      </w:r>
    </w:p>
    <w:p w14:paraId="19BB77B6" w14:textId="77777777" w:rsidR="00E21A6E" w:rsidRDefault="008779A1">
      <w:pPr>
        <w:pStyle w:val="ListParagraph"/>
        <w:numPr>
          <w:ilvl w:val="2"/>
          <w:numId w:val="8"/>
        </w:numPr>
        <w:tabs>
          <w:tab w:val="left" w:pos="1080"/>
        </w:tabs>
        <w:spacing w:before="137"/>
        <w:rPr>
          <w:sz w:val="24"/>
        </w:rPr>
      </w:pPr>
      <w:r>
        <w:rPr>
          <w:sz w:val="24"/>
        </w:rPr>
        <w:t>Prevent</w:t>
      </w:r>
      <w:r>
        <w:rPr>
          <w:spacing w:val="-3"/>
          <w:sz w:val="24"/>
        </w:rPr>
        <w:t xml:space="preserve"> </w:t>
      </w:r>
      <w:r>
        <w:rPr>
          <w:sz w:val="24"/>
        </w:rPr>
        <w:t>closing</w:t>
      </w:r>
      <w:r>
        <w:rPr>
          <w:spacing w:val="-1"/>
          <w:sz w:val="24"/>
        </w:rPr>
        <w:t xml:space="preserve"> </w:t>
      </w:r>
      <w:r>
        <w:rPr>
          <w:sz w:val="24"/>
        </w:rPr>
        <w:t>exam</w:t>
      </w:r>
      <w:r>
        <w:rPr>
          <w:spacing w:val="-1"/>
          <w:sz w:val="24"/>
        </w:rPr>
        <w:t xml:space="preserve"> </w:t>
      </w:r>
      <w:r>
        <w:rPr>
          <w:spacing w:val="-5"/>
          <w:sz w:val="24"/>
        </w:rPr>
        <w:t>app</w:t>
      </w:r>
    </w:p>
    <w:p w14:paraId="47EC314C" w14:textId="77777777" w:rsidR="00E21A6E" w:rsidRDefault="008779A1">
      <w:pPr>
        <w:pStyle w:val="ListParagraph"/>
        <w:numPr>
          <w:ilvl w:val="2"/>
          <w:numId w:val="8"/>
        </w:numPr>
        <w:tabs>
          <w:tab w:val="left" w:pos="1080"/>
        </w:tabs>
        <w:spacing w:before="136"/>
        <w:rPr>
          <w:sz w:val="24"/>
        </w:rPr>
      </w:pPr>
      <w:r>
        <w:rPr>
          <w:sz w:val="24"/>
        </w:rPr>
        <w:t>Browser</w:t>
      </w:r>
      <w:r>
        <w:rPr>
          <w:spacing w:val="-3"/>
          <w:sz w:val="24"/>
        </w:rPr>
        <w:t xml:space="preserve"> </w:t>
      </w:r>
      <w:r>
        <w:rPr>
          <w:spacing w:val="-2"/>
          <w:sz w:val="24"/>
        </w:rPr>
        <w:t>control</w:t>
      </w:r>
    </w:p>
    <w:p w14:paraId="4B2C0295" w14:textId="77777777" w:rsidR="00E21A6E" w:rsidRDefault="00E21A6E">
      <w:pPr>
        <w:pStyle w:val="BodyText"/>
        <w:spacing w:before="146"/>
      </w:pPr>
    </w:p>
    <w:p w14:paraId="726BDD07" w14:textId="77777777" w:rsidR="00E21A6E" w:rsidRDefault="008779A1">
      <w:pPr>
        <w:pStyle w:val="Heading1"/>
        <w:numPr>
          <w:ilvl w:val="1"/>
          <w:numId w:val="8"/>
        </w:numPr>
        <w:tabs>
          <w:tab w:val="left" w:pos="1141"/>
        </w:tabs>
        <w:ind w:left="1141" w:hanging="421"/>
      </w:pPr>
      <w:bookmarkStart w:id="37" w:name="_bookmark12"/>
      <w:bookmarkEnd w:id="37"/>
      <w:r>
        <w:t>Student</w:t>
      </w:r>
      <w:r>
        <w:rPr>
          <w:spacing w:val="-5"/>
        </w:rPr>
        <w:t xml:space="preserve"> </w:t>
      </w:r>
      <w:r>
        <w:t>Activity</w:t>
      </w:r>
      <w:r>
        <w:rPr>
          <w:spacing w:val="-3"/>
        </w:rPr>
        <w:t xml:space="preserve"> </w:t>
      </w:r>
      <w:r>
        <w:t>Tracking</w:t>
      </w:r>
      <w:r>
        <w:rPr>
          <w:spacing w:val="-3"/>
        </w:rPr>
        <w:t xml:space="preserve"> </w:t>
      </w:r>
      <w:r>
        <w:t>and</w:t>
      </w:r>
      <w:r>
        <w:rPr>
          <w:spacing w:val="-4"/>
        </w:rPr>
        <w:t xml:space="preserve"> </w:t>
      </w:r>
      <w:r>
        <w:rPr>
          <w:spacing w:val="-2"/>
        </w:rPr>
        <w:t>Reporting</w:t>
      </w:r>
    </w:p>
    <w:p w14:paraId="2F0B39A6" w14:textId="77777777" w:rsidR="00E21A6E" w:rsidRDefault="008779A1">
      <w:pPr>
        <w:pStyle w:val="BodyText"/>
        <w:spacing w:before="126"/>
        <w:ind w:left="720"/>
      </w:pPr>
      <w:r>
        <w:t>Records</w:t>
      </w:r>
      <w:r>
        <w:rPr>
          <w:spacing w:val="-1"/>
        </w:rPr>
        <w:t xml:space="preserve"> </w:t>
      </w:r>
      <w:r>
        <w:t>student</w:t>
      </w:r>
      <w:r>
        <w:rPr>
          <w:spacing w:val="-1"/>
        </w:rPr>
        <w:t xml:space="preserve"> </w:t>
      </w:r>
      <w:r>
        <w:t>actions during</w:t>
      </w:r>
      <w:r>
        <w:rPr>
          <w:spacing w:val="-3"/>
        </w:rPr>
        <w:t xml:space="preserve"> </w:t>
      </w:r>
      <w:r>
        <w:t xml:space="preserve">the </w:t>
      </w:r>
      <w:r>
        <w:rPr>
          <w:spacing w:val="-4"/>
        </w:rPr>
        <w:t>exam.</w:t>
      </w:r>
    </w:p>
    <w:p w14:paraId="5CAF628E" w14:textId="77777777" w:rsidR="00E21A6E" w:rsidRDefault="00E21A6E">
      <w:pPr>
        <w:pStyle w:val="BodyText"/>
        <w:spacing w:before="144"/>
      </w:pPr>
    </w:p>
    <w:p w14:paraId="4F64C5D7" w14:textId="77777777" w:rsidR="00E21A6E" w:rsidRDefault="008779A1">
      <w:pPr>
        <w:pStyle w:val="ListParagraph"/>
        <w:numPr>
          <w:ilvl w:val="2"/>
          <w:numId w:val="8"/>
        </w:numPr>
        <w:tabs>
          <w:tab w:val="left" w:pos="1080"/>
        </w:tabs>
        <w:rPr>
          <w:sz w:val="24"/>
        </w:rPr>
      </w:pPr>
      <w:r>
        <w:rPr>
          <w:sz w:val="24"/>
        </w:rPr>
        <w:t>Logs</w:t>
      </w:r>
      <w:r>
        <w:rPr>
          <w:spacing w:val="-4"/>
          <w:sz w:val="24"/>
        </w:rPr>
        <w:t xml:space="preserve"> </w:t>
      </w:r>
      <w:r>
        <w:rPr>
          <w:sz w:val="24"/>
        </w:rPr>
        <w:t>Application</w:t>
      </w:r>
      <w:r>
        <w:rPr>
          <w:spacing w:val="-2"/>
          <w:sz w:val="24"/>
        </w:rPr>
        <w:t xml:space="preserve"> switching</w:t>
      </w:r>
    </w:p>
    <w:p w14:paraId="6806A44B" w14:textId="77777777" w:rsidR="00E21A6E" w:rsidRDefault="008779A1">
      <w:pPr>
        <w:pStyle w:val="ListParagraph"/>
        <w:numPr>
          <w:ilvl w:val="2"/>
          <w:numId w:val="8"/>
        </w:numPr>
        <w:tabs>
          <w:tab w:val="left" w:pos="1080"/>
        </w:tabs>
        <w:spacing w:before="137"/>
        <w:rPr>
          <w:sz w:val="24"/>
        </w:rPr>
      </w:pPr>
      <w:r>
        <w:rPr>
          <w:sz w:val="24"/>
        </w:rPr>
        <w:t>Detects</w:t>
      </w:r>
      <w:r>
        <w:rPr>
          <w:spacing w:val="-1"/>
          <w:sz w:val="24"/>
        </w:rPr>
        <w:t xml:space="preserve"> </w:t>
      </w:r>
      <w:r>
        <w:rPr>
          <w:sz w:val="24"/>
        </w:rPr>
        <w:t>copy</w:t>
      </w:r>
      <w:r>
        <w:rPr>
          <w:spacing w:val="-3"/>
          <w:sz w:val="24"/>
        </w:rPr>
        <w:t xml:space="preserve"> </w:t>
      </w:r>
      <w:r>
        <w:rPr>
          <w:sz w:val="24"/>
        </w:rPr>
        <w:t>and</w:t>
      </w:r>
      <w:r>
        <w:rPr>
          <w:spacing w:val="-1"/>
          <w:sz w:val="24"/>
        </w:rPr>
        <w:t xml:space="preserve"> </w:t>
      </w:r>
      <w:r>
        <w:rPr>
          <w:sz w:val="24"/>
        </w:rPr>
        <w:t>paste</w:t>
      </w:r>
      <w:r>
        <w:rPr>
          <w:spacing w:val="1"/>
          <w:sz w:val="24"/>
        </w:rPr>
        <w:t xml:space="preserve"> </w:t>
      </w:r>
      <w:r>
        <w:rPr>
          <w:spacing w:val="-2"/>
          <w:sz w:val="24"/>
        </w:rPr>
        <w:t>actions</w:t>
      </w:r>
    </w:p>
    <w:p w14:paraId="61D9AD42" w14:textId="77777777" w:rsidR="00E21A6E" w:rsidRDefault="008779A1">
      <w:pPr>
        <w:pStyle w:val="ListParagraph"/>
        <w:numPr>
          <w:ilvl w:val="2"/>
          <w:numId w:val="8"/>
        </w:numPr>
        <w:tabs>
          <w:tab w:val="left" w:pos="1080"/>
        </w:tabs>
        <w:spacing w:before="137"/>
        <w:rPr>
          <w:sz w:val="24"/>
        </w:rPr>
      </w:pPr>
      <w:r>
        <w:rPr>
          <w:sz w:val="24"/>
        </w:rPr>
        <w:t>Logs</w:t>
      </w:r>
      <w:r>
        <w:rPr>
          <w:spacing w:val="-2"/>
          <w:sz w:val="24"/>
        </w:rPr>
        <w:t xml:space="preserve"> </w:t>
      </w:r>
      <w:r>
        <w:rPr>
          <w:sz w:val="24"/>
        </w:rPr>
        <w:t>USB</w:t>
      </w:r>
      <w:r>
        <w:rPr>
          <w:spacing w:val="-2"/>
          <w:sz w:val="24"/>
        </w:rPr>
        <w:t xml:space="preserve"> </w:t>
      </w:r>
      <w:r>
        <w:rPr>
          <w:sz w:val="24"/>
        </w:rPr>
        <w:t>insertion</w:t>
      </w:r>
      <w:r>
        <w:rPr>
          <w:spacing w:val="-1"/>
          <w:sz w:val="24"/>
        </w:rPr>
        <w:t xml:space="preserve"> </w:t>
      </w:r>
      <w:r>
        <w:rPr>
          <w:spacing w:val="-2"/>
          <w:sz w:val="24"/>
        </w:rPr>
        <w:t>attempts</w:t>
      </w:r>
    </w:p>
    <w:p w14:paraId="76D898E9" w14:textId="77777777" w:rsidR="00E21A6E" w:rsidRDefault="008779A1">
      <w:pPr>
        <w:pStyle w:val="ListParagraph"/>
        <w:numPr>
          <w:ilvl w:val="2"/>
          <w:numId w:val="8"/>
        </w:numPr>
        <w:tabs>
          <w:tab w:val="left" w:pos="1080"/>
        </w:tabs>
        <w:spacing w:before="139"/>
        <w:rPr>
          <w:sz w:val="24"/>
        </w:rPr>
      </w:pPr>
      <w:r>
        <w:rPr>
          <w:sz w:val="24"/>
        </w:rPr>
        <w:t>Logs</w:t>
      </w:r>
      <w:r>
        <w:rPr>
          <w:spacing w:val="-3"/>
          <w:sz w:val="24"/>
        </w:rPr>
        <w:t xml:space="preserve"> </w:t>
      </w:r>
      <w:r>
        <w:rPr>
          <w:sz w:val="24"/>
        </w:rPr>
        <w:t>website</w:t>
      </w:r>
      <w:r>
        <w:rPr>
          <w:spacing w:val="-2"/>
          <w:sz w:val="24"/>
        </w:rPr>
        <w:t xml:space="preserve"> </w:t>
      </w:r>
      <w:r>
        <w:rPr>
          <w:sz w:val="24"/>
        </w:rPr>
        <w:t>access</w:t>
      </w:r>
      <w:r>
        <w:rPr>
          <w:spacing w:val="-2"/>
          <w:sz w:val="24"/>
        </w:rPr>
        <w:t xml:space="preserve"> attempts</w:t>
      </w:r>
    </w:p>
    <w:p w14:paraId="6E6F1DF9" w14:textId="77777777" w:rsidR="00E21A6E" w:rsidRDefault="008779A1">
      <w:pPr>
        <w:pStyle w:val="ListParagraph"/>
        <w:numPr>
          <w:ilvl w:val="2"/>
          <w:numId w:val="8"/>
        </w:numPr>
        <w:tabs>
          <w:tab w:val="left" w:pos="1080"/>
        </w:tabs>
        <w:spacing w:before="137"/>
        <w:rPr>
          <w:sz w:val="24"/>
        </w:rPr>
      </w:pPr>
      <w:r>
        <w:rPr>
          <w:sz w:val="24"/>
        </w:rPr>
        <w:t>Generate</w:t>
      </w:r>
      <w:r>
        <w:rPr>
          <w:spacing w:val="-1"/>
          <w:sz w:val="24"/>
        </w:rPr>
        <w:t xml:space="preserve"> </w:t>
      </w:r>
      <w:r>
        <w:rPr>
          <w:sz w:val="24"/>
        </w:rPr>
        <w:t>student</w:t>
      </w:r>
      <w:r>
        <w:rPr>
          <w:spacing w:val="1"/>
          <w:sz w:val="24"/>
        </w:rPr>
        <w:t xml:space="preserve"> </w:t>
      </w:r>
      <w:r>
        <w:rPr>
          <w:sz w:val="24"/>
        </w:rPr>
        <w:t>activity</w:t>
      </w:r>
      <w:r>
        <w:rPr>
          <w:spacing w:val="-3"/>
          <w:sz w:val="24"/>
        </w:rPr>
        <w:t xml:space="preserve"> </w:t>
      </w:r>
      <w:r>
        <w:rPr>
          <w:spacing w:val="-2"/>
          <w:sz w:val="24"/>
        </w:rPr>
        <w:t>records</w:t>
      </w:r>
    </w:p>
    <w:p w14:paraId="37DDD910" w14:textId="77777777" w:rsidR="00E21A6E" w:rsidRDefault="008779A1">
      <w:pPr>
        <w:pStyle w:val="ListParagraph"/>
        <w:numPr>
          <w:ilvl w:val="2"/>
          <w:numId w:val="8"/>
        </w:numPr>
        <w:tabs>
          <w:tab w:val="left" w:pos="1080"/>
        </w:tabs>
        <w:spacing w:before="139"/>
        <w:rPr>
          <w:sz w:val="24"/>
        </w:rPr>
      </w:pPr>
      <w:r>
        <w:rPr>
          <w:sz w:val="24"/>
        </w:rPr>
        <w:t>Cheating</w:t>
      </w:r>
      <w:r>
        <w:rPr>
          <w:spacing w:val="-3"/>
          <w:sz w:val="24"/>
        </w:rPr>
        <w:t xml:space="preserve"> </w:t>
      </w:r>
      <w:r>
        <w:rPr>
          <w:sz w:val="24"/>
        </w:rPr>
        <w:t>probability</w:t>
      </w:r>
      <w:r>
        <w:rPr>
          <w:spacing w:val="-4"/>
          <w:sz w:val="24"/>
        </w:rPr>
        <w:t xml:space="preserve"> </w:t>
      </w:r>
      <w:r>
        <w:rPr>
          <w:spacing w:val="-2"/>
          <w:sz w:val="24"/>
        </w:rPr>
        <w:t>analysis</w:t>
      </w:r>
    </w:p>
    <w:p w14:paraId="54DCFB2D" w14:textId="77777777" w:rsidR="00E21A6E" w:rsidRDefault="008779A1">
      <w:pPr>
        <w:pStyle w:val="ListParagraph"/>
        <w:numPr>
          <w:ilvl w:val="2"/>
          <w:numId w:val="8"/>
        </w:numPr>
        <w:tabs>
          <w:tab w:val="left" w:pos="1080"/>
        </w:tabs>
        <w:spacing w:before="137"/>
        <w:rPr>
          <w:sz w:val="24"/>
        </w:rPr>
      </w:pPr>
      <w:r>
        <w:rPr>
          <w:sz w:val="24"/>
        </w:rPr>
        <w:t>Timeline</w:t>
      </w:r>
      <w:r>
        <w:rPr>
          <w:spacing w:val="-1"/>
          <w:sz w:val="24"/>
        </w:rPr>
        <w:t xml:space="preserve"> </w:t>
      </w:r>
      <w:r>
        <w:rPr>
          <w:sz w:val="24"/>
        </w:rPr>
        <w:t xml:space="preserve">of </w:t>
      </w:r>
      <w:r>
        <w:rPr>
          <w:spacing w:val="-2"/>
          <w:sz w:val="24"/>
        </w:rPr>
        <w:t>events</w:t>
      </w:r>
    </w:p>
    <w:p w14:paraId="3C9CC850" w14:textId="77777777" w:rsidR="00E21A6E" w:rsidRDefault="00E21A6E">
      <w:pPr>
        <w:pStyle w:val="BodyText"/>
        <w:spacing w:before="145"/>
      </w:pPr>
    </w:p>
    <w:p w14:paraId="65BD6C2B" w14:textId="77777777" w:rsidR="00E21A6E" w:rsidRDefault="008779A1">
      <w:pPr>
        <w:pStyle w:val="Heading1"/>
        <w:numPr>
          <w:ilvl w:val="1"/>
          <w:numId w:val="8"/>
        </w:numPr>
        <w:tabs>
          <w:tab w:val="left" w:pos="1141"/>
        </w:tabs>
        <w:ind w:left="1141" w:hanging="421"/>
      </w:pPr>
      <w:bookmarkStart w:id="38" w:name="_bookmark13"/>
      <w:bookmarkEnd w:id="38"/>
      <w:r>
        <w:t>AI</w:t>
      </w:r>
      <w:r>
        <w:rPr>
          <w:spacing w:val="-5"/>
        </w:rPr>
        <w:t xml:space="preserve"> </w:t>
      </w:r>
      <w:r>
        <w:t>Cheating</w:t>
      </w:r>
      <w:r>
        <w:rPr>
          <w:spacing w:val="-4"/>
        </w:rPr>
        <w:t xml:space="preserve"> </w:t>
      </w:r>
      <w:r>
        <w:t>Detection</w:t>
      </w:r>
      <w:r>
        <w:rPr>
          <w:spacing w:val="-5"/>
        </w:rPr>
        <w:t xml:space="preserve"> </w:t>
      </w:r>
      <w:r>
        <w:rPr>
          <w:spacing w:val="-2"/>
        </w:rPr>
        <w:t>Module</w:t>
      </w:r>
    </w:p>
    <w:p w14:paraId="2EEB95EC" w14:textId="77777777" w:rsidR="00E21A6E" w:rsidRDefault="008779A1">
      <w:pPr>
        <w:pStyle w:val="BodyText"/>
        <w:spacing w:before="126"/>
        <w:ind w:left="720"/>
      </w:pPr>
      <w:r>
        <w:t>Analyzes</w:t>
      </w:r>
      <w:r>
        <w:rPr>
          <w:spacing w:val="-3"/>
        </w:rPr>
        <w:t xml:space="preserve"> </w:t>
      </w:r>
      <w:r>
        <w:t>student</w:t>
      </w:r>
      <w:r>
        <w:rPr>
          <w:spacing w:val="-1"/>
        </w:rPr>
        <w:t xml:space="preserve"> </w:t>
      </w:r>
      <w:r>
        <w:t>activity</w:t>
      </w:r>
      <w:r>
        <w:rPr>
          <w:spacing w:val="-3"/>
        </w:rPr>
        <w:t xml:space="preserve"> </w:t>
      </w:r>
      <w:r>
        <w:t>to estimate</w:t>
      </w:r>
      <w:r>
        <w:rPr>
          <w:spacing w:val="-2"/>
        </w:rPr>
        <w:t xml:space="preserve"> </w:t>
      </w:r>
      <w:r>
        <w:t xml:space="preserve">possible </w:t>
      </w:r>
      <w:r>
        <w:rPr>
          <w:spacing w:val="-2"/>
        </w:rPr>
        <w:t>cheating.</w:t>
      </w:r>
    </w:p>
    <w:p w14:paraId="1EE35295" w14:textId="77777777" w:rsidR="00E21A6E" w:rsidRDefault="00E21A6E">
      <w:pPr>
        <w:pStyle w:val="BodyText"/>
        <w:spacing w:before="144"/>
      </w:pPr>
    </w:p>
    <w:p w14:paraId="11E3DB6C" w14:textId="77777777" w:rsidR="00E21A6E" w:rsidRDefault="008779A1">
      <w:pPr>
        <w:pStyle w:val="Heading2"/>
        <w:ind w:left="1351"/>
      </w:pPr>
      <w:r>
        <w:t xml:space="preserve">Inputs </w:t>
      </w:r>
      <w:r>
        <w:rPr>
          <w:spacing w:val="-2"/>
        </w:rPr>
        <w:t>Analyzed</w:t>
      </w:r>
    </w:p>
    <w:p w14:paraId="6D658809" w14:textId="77777777" w:rsidR="00E21A6E" w:rsidRDefault="00E21A6E">
      <w:pPr>
        <w:pStyle w:val="BodyText"/>
        <w:spacing w:before="140"/>
        <w:rPr>
          <w:b/>
        </w:rPr>
      </w:pPr>
    </w:p>
    <w:p w14:paraId="6B20BE3F" w14:textId="77777777" w:rsidR="00E21A6E" w:rsidRDefault="008779A1">
      <w:pPr>
        <w:pStyle w:val="ListParagraph"/>
        <w:numPr>
          <w:ilvl w:val="2"/>
          <w:numId w:val="8"/>
        </w:numPr>
        <w:tabs>
          <w:tab w:val="left" w:pos="1800"/>
        </w:tabs>
        <w:ind w:left="1800" w:hanging="449"/>
        <w:rPr>
          <w:sz w:val="24"/>
        </w:rPr>
      </w:pPr>
      <w:r>
        <w:rPr>
          <w:sz w:val="24"/>
        </w:rPr>
        <w:t>Activity</w:t>
      </w:r>
      <w:r>
        <w:rPr>
          <w:spacing w:val="-5"/>
          <w:sz w:val="24"/>
        </w:rPr>
        <w:t xml:space="preserve"> </w:t>
      </w:r>
      <w:r>
        <w:rPr>
          <w:sz w:val="24"/>
        </w:rPr>
        <w:t>logs from the</w:t>
      </w:r>
      <w:r>
        <w:rPr>
          <w:spacing w:val="-1"/>
          <w:sz w:val="24"/>
        </w:rPr>
        <w:t xml:space="preserve"> </w:t>
      </w:r>
      <w:r>
        <w:rPr>
          <w:sz w:val="24"/>
        </w:rPr>
        <w:t>monitoring</w:t>
      </w:r>
      <w:r>
        <w:rPr>
          <w:spacing w:val="-3"/>
          <w:sz w:val="24"/>
        </w:rPr>
        <w:t xml:space="preserve"> </w:t>
      </w:r>
      <w:r>
        <w:rPr>
          <w:spacing w:val="-2"/>
          <w:sz w:val="24"/>
        </w:rPr>
        <w:t>system</w:t>
      </w:r>
    </w:p>
    <w:p w14:paraId="622F7630" w14:textId="77777777" w:rsidR="00E21A6E" w:rsidRDefault="008779A1">
      <w:pPr>
        <w:pStyle w:val="ListParagraph"/>
        <w:numPr>
          <w:ilvl w:val="2"/>
          <w:numId w:val="8"/>
        </w:numPr>
        <w:tabs>
          <w:tab w:val="left" w:pos="1800"/>
        </w:tabs>
        <w:spacing w:before="139"/>
        <w:ind w:left="1800" w:hanging="449"/>
        <w:rPr>
          <w:sz w:val="24"/>
        </w:rPr>
      </w:pPr>
      <w:r>
        <w:rPr>
          <w:sz w:val="24"/>
        </w:rPr>
        <w:t>Copy</w:t>
      </w:r>
      <w:r>
        <w:rPr>
          <w:spacing w:val="-5"/>
          <w:sz w:val="24"/>
        </w:rPr>
        <w:t xml:space="preserve"> </w:t>
      </w:r>
      <w:r>
        <w:rPr>
          <w:sz w:val="24"/>
        </w:rPr>
        <w:t>and</w:t>
      </w:r>
      <w:r>
        <w:rPr>
          <w:spacing w:val="1"/>
          <w:sz w:val="24"/>
        </w:rPr>
        <w:t xml:space="preserve"> </w:t>
      </w:r>
      <w:r>
        <w:rPr>
          <w:sz w:val="24"/>
        </w:rPr>
        <w:t>paste</w:t>
      </w:r>
      <w:r>
        <w:rPr>
          <w:spacing w:val="1"/>
          <w:sz w:val="24"/>
        </w:rPr>
        <w:t xml:space="preserve"> </w:t>
      </w:r>
      <w:r>
        <w:rPr>
          <w:spacing w:val="-2"/>
          <w:sz w:val="24"/>
        </w:rPr>
        <w:t>attempts</w:t>
      </w:r>
    </w:p>
    <w:p w14:paraId="51D600A7" w14:textId="77777777" w:rsidR="00E21A6E" w:rsidRDefault="008779A1">
      <w:pPr>
        <w:pStyle w:val="ListParagraph"/>
        <w:numPr>
          <w:ilvl w:val="2"/>
          <w:numId w:val="8"/>
        </w:numPr>
        <w:tabs>
          <w:tab w:val="left" w:pos="1800"/>
        </w:tabs>
        <w:spacing w:before="137"/>
        <w:ind w:left="1800" w:hanging="449"/>
        <w:rPr>
          <w:sz w:val="24"/>
        </w:rPr>
      </w:pPr>
      <w:r>
        <w:rPr>
          <w:sz w:val="24"/>
        </w:rPr>
        <w:t>USB</w:t>
      </w:r>
      <w:r>
        <w:rPr>
          <w:spacing w:val="-2"/>
          <w:sz w:val="24"/>
        </w:rPr>
        <w:t xml:space="preserve"> insertion</w:t>
      </w:r>
    </w:p>
    <w:p w14:paraId="19E3F21E" w14:textId="77777777" w:rsidR="00E21A6E" w:rsidRDefault="008779A1">
      <w:pPr>
        <w:pStyle w:val="ListParagraph"/>
        <w:numPr>
          <w:ilvl w:val="2"/>
          <w:numId w:val="8"/>
        </w:numPr>
        <w:tabs>
          <w:tab w:val="left" w:pos="1800"/>
        </w:tabs>
        <w:spacing w:before="139"/>
        <w:ind w:left="1800" w:hanging="449"/>
        <w:rPr>
          <w:sz w:val="24"/>
        </w:rPr>
      </w:pPr>
      <w:r>
        <w:rPr>
          <w:sz w:val="24"/>
        </w:rPr>
        <w:t>Window</w:t>
      </w:r>
      <w:r>
        <w:rPr>
          <w:spacing w:val="-1"/>
          <w:sz w:val="24"/>
        </w:rPr>
        <w:t xml:space="preserve"> </w:t>
      </w:r>
      <w:r>
        <w:rPr>
          <w:spacing w:val="-2"/>
          <w:sz w:val="24"/>
        </w:rPr>
        <w:t>switching</w:t>
      </w:r>
    </w:p>
    <w:p w14:paraId="58CC2E81" w14:textId="77777777" w:rsidR="00E21A6E" w:rsidRDefault="008779A1">
      <w:pPr>
        <w:pStyle w:val="ListParagraph"/>
        <w:numPr>
          <w:ilvl w:val="2"/>
          <w:numId w:val="8"/>
        </w:numPr>
        <w:tabs>
          <w:tab w:val="left" w:pos="1800"/>
        </w:tabs>
        <w:spacing w:before="137"/>
        <w:ind w:left="1800" w:hanging="449"/>
        <w:rPr>
          <w:sz w:val="24"/>
        </w:rPr>
      </w:pPr>
      <w:r>
        <w:rPr>
          <w:sz w:val="24"/>
        </w:rPr>
        <w:t>Cheating</w:t>
      </w:r>
      <w:r>
        <w:rPr>
          <w:spacing w:val="-3"/>
          <w:sz w:val="24"/>
        </w:rPr>
        <w:t xml:space="preserve"> </w:t>
      </w:r>
      <w:r>
        <w:rPr>
          <w:sz w:val="24"/>
        </w:rPr>
        <w:t>from previously</w:t>
      </w:r>
      <w:r>
        <w:rPr>
          <w:spacing w:val="-3"/>
          <w:sz w:val="24"/>
        </w:rPr>
        <w:t xml:space="preserve"> </w:t>
      </w:r>
      <w:r>
        <w:rPr>
          <w:sz w:val="24"/>
        </w:rPr>
        <w:t>existing</w:t>
      </w:r>
      <w:r>
        <w:rPr>
          <w:spacing w:val="-2"/>
          <w:sz w:val="24"/>
        </w:rPr>
        <w:t xml:space="preserve"> files</w:t>
      </w:r>
    </w:p>
    <w:p w14:paraId="2C210140" w14:textId="77777777" w:rsidR="00E21A6E" w:rsidRDefault="00E21A6E">
      <w:pPr>
        <w:pStyle w:val="BodyText"/>
        <w:spacing w:before="146"/>
      </w:pPr>
    </w:p>
    <w:p w14:paraId="0939CDCB" w14:textId="77777777" w:rsidR="00E21A6E" w:rsidRDefault="008779A1">
      <w:pPr>
        <w:pStyle w:val="Heading2"/>
        <w:ind w:left="1351"/>
      </w:pPr>
      <w:r>
        <w:rPr>
          <w:spacing w:val="-2"/>
        </w:rPr>
        <w:t>Outputs</w:t>
      </w:r>
    </w:p>
    <w:p w14:paraId="09989A8C" w14:textId="77777777" w:rsidR="00E21A6E" w:rsidRDefault="00E21A6E">
      <w:pPr>
        <w:pStyle w:val="Heading2"/>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3E6DB05F" w14:textId="77777777" w:rsidR="00E21A6E" w:rsidRDefault="008779A1">
      <w:pPr>
        <w:pStyle w:val="ListParagraph"/>
        <w:numPr>
          <w:ilvl w:val="2"/>
          <w:numId w:val="8"/>
        </w:numPr>
        <w:tabs>
          <w:tab w:val="left" w:pos="1800"/>
        </w:tabs>
        <w:spacing w:before="74"/>
        <w:ind w:left="1800" w:hanging="449"/>
        <w:rPr>
          <w:sz w:val="24"/>
        </w:rPr>
      </w:pPr>
      <w:r>
        <w:rPr>
          <w:sz w:val="24"/>
        </w:rPr>
        <w:lastRenderedPageBreak/>
        <w:t>Cheating</w:t>
      </w:r>
      <w:r>
        <w:rPr>
          <w:spacing w:val="-3"/>
          <w:sz w:val="24"/>
        </w:rPr>
        <w:t xml:space="preserve"> </w:t>
      </w:r>
      <w:r>
        <w:rPr>
          <w:sz w:val="24"/>
        </w:rPr>
        <w:t>probability</w:t>
      </w:r>
      <w:r>
        <w:rPr>
          <w:spacing w:val="-4"/>
          <w:sz w:val="24"/>
        </w:rPr>
        <w:t xml:space="preserve"> score</w:t>
      </w:r>
    </w:p>
    <w:p w14:paraId="1113F93E" w14:textId="77777777" w:rsidR="00E21A6E" w:rsidRDefault="008779A1">
      <w:pPr>
        <w:pStyle w:val="ListParagraph"/>
        <w:numPr>
          <w:ilvl w:val="2"/>
          <w:numId w:val="8"/>
        </w:numPr>
        <w:tabs>
          <w:tab w:val="left" w:pos="1800"/>
        </w:tabs>
        <w:spacing w:before="137"/>
        <w:ind w:left="1800" w:hanging="449"/>
        <w:rPr>
          <w:sz w:val="24"/>
        </w:rPr>
      </w:pPr>
      <w:r>
        <w:rPr>
          <w:sz w:val="24"/>
        </w:rPr>
        <w:t>Suspicious activity</w:t>
      </w:r>
      <w:r>
        <w:rPr>
          <w:spacing w:val="-8"/>
          <w:sz w:val="24"/>
        </w:rPr>
        <w:t xml:space="preserve"> </w:t>
      </w:r>
      <w:r>
        <w:rPr>
          <w:spacing w:val="-2"/>
          <w:sz w:val="24"/>
        </w:rPr>
        <w:t>indicators</w:t>
      </w:r>
    </w:p>
    <w:p w14:paraId="464D7300" w14:textId="77777777" w:rsidR="00E21A6E" w:rsidRDefault="00E21A6E">
      <w:pPr>
        <w:pStyle w:val="BodyText"/>
        <w:spacing w:before="148"/>
      </w:pPr>
    </w:p>
    <w:p w14:paraId="244198AD" w14:textId="77777777" w:rsidR="00E21A6E" w:rsidRDefault="008779A1">
      <w:pPr>
        <w:pStyle w:val="Heading1"/>
        <w:numPr>
          <w:ilvl w:val="1"/>
          <w:numId w:val="8"/>
        </w:numPr>
        <w:tabs>
          <w:tab w:val="left" w:pos="1141"/>
        </w:tabs>
        <w:ind w:left="1141" w:hanging="421"/>
      </w:pPr>
      <w:bookmarkStart w:id="39" w:name="_bookmark14"/>
      <w:bookmarkEnd w:id="39"/>
      <w:r>
        <w:t>Live</w:t>
      </w:r>
      <w:r>
        <w:rPr>
          <w:spacing w:val="-8"/>
        </w:rPr>
        <w:t xml:space="preserve"> </w:t>
      </w:r>
      <w:r>
        <w:t>Monitoring</w:t>
      </w:r>
      <w:r>
        <w:rPr>
          <w:spacing w:val="-8"/>
        </w:rPr>
        <w:t xml:space="preserve"> </w:t>
      </w:r>
      <w:r>
        <w:rPr>
          <w:spacing w:val="-2"/>
        </w:rPr>
        <w:t>Module</w:t>
      </w:r>
    </w:p>
    <w:p w14:paraId="038AD7E1" w14:textId="77777777" w:rsidR="00E21A6E" w:rsidRDefault="008779A1">
      <w:pPr>
        <w:pStyle w:val="BodyText"/>
        <w:spacing w:before="123"/>
        <w:ind w:left="720"/>
      </w:pPr>
      <w:r>
        <w:t>Shows</w:t>
      </w:r>
      <w:r>
        <w:rPr>
          <w:spacing w:val="-1"/>
        </w:rPr>
        <w:t xml:space="preserve"> </w:t>
      </w:r>
      <w:r>
        <w:t>real-time</w:t>
      </w:r>
      <w:r>
        <w:rPr>
          <w:spacing w:val="-1"/>
        </w:rPr>
        <w:t xml:space="preserve"> </w:t>
      </w:r>
      <w:r>
        <w:t>exam</w:t>
      </w:r>
      <w:r>
        <w:rPr>
          <w:spacing w:val="-1"/>
        </w:rPr>
        <w:t xml:space="preserve"> </w:t>
      </w:r>
      <w:r>
        <w:t>status</w:t>
      </w:r>
      <w:r>
        <w:rPr>
          <w:spacing w:val="-1"/>
        </w:rPr>
        <w:t xml:space="preserve"> </w:t>
      </w:r>
      <w:r>
        <w:t>to</w:t>
      </w:r>
      <w:r>
        <w:rPr>
          <w:spacing w:val="-1"/>
        </w:rPr>
        <w:t xml:space="preserve"> </w:t>
      </w:r>
      <w:r>
        <w:t>the</w:t>
      </w:r>
      <w:r>
        <w:rPr>
          <w:spacing w:val="-1"/>
        </w:rPr>
        <w:t xml:space="preserve"> </w:t>
      </w:r>
      <w:r>
        <w:rPr>
          <w:spacing w:val="-2"/>
        </w:rPr>
        <w:t>teacher.</w:t>
      </w:r>
    </w:p>
    <w:p w14:paraId="00887A9B" w14:textId="77777777" w:rsidR="00E21A6E" w:rsidRDefault="00E21A6E">
      <w:pPr>
        <w:pStyle w:val="BodyText"/>
        <w:spacing w:before="144"/>
      </w:pPr>
    </w:p>
    <w:p w14:paraId="0ED431B3" w14:textId="77777777" w:rsidR="00E21A6E" w:rsidRDefault="008779A1">
      <w:pPr>
        <w:pStyle w:val="ListParagraph"/>
        <w:numPr>
          <w:ilvl w:val="2"/>
          <w:numId w:val="8"/>
        </w:numPr>
        <w:tabs>
          <w:tab w:val="left" w:pos="1080"/>
        </w:tabs>
        <w:rPr>
          <w:sz w:val="24"/>
        </w:rPr>
      </w:pPr>
      <w:r>
        <w:rPr>
          <w:sz w:val="24"/>
        </w:rPr>
        <w:t>Display</w:t>
      </w:r>
      <w:r>
        <w:rPr>
          <w:spacing w:val="-6"/>
          <w:sz w:val="24"/>
        </w:rPr>
        <w:t xml:space="preserve"> </w:t>
      </w:r>
      <w:r>
        <w:rPr>
          <w:sz w:val="24"/>
        </w:rPr>
        <w:t>student</w:t>
      </w:r>
      <w:r>
        <w:rPr>
          <w:spacing w:val="2"/>
          <w:sz w:val="24"/>
        </w:rPr>
        <w:t xml:space="preserve"> </w:t>
      </w:r>
      <w:r>
        <w:rPr>
          <w:sz w:val="24"/>
        </w:rPr>
        <w:t>IDs and</w:t>
      </w:r>
      <w:r>
        <w:rPr>
          <w:spacing w:val="2"/>
          <w:sz w:val="24"/>
        </w:rPr>
        <w:t xml:space="preserve"> </w:t>
      </w:r>
      <w:r>
        <w:rPr>
          <w:sz w:val="24"/>
        </w:rPr>
        <w:t>cheating</w:t>
      </w:r>
      <w:r>
        <w:rPr>
          <w:spacing w:val="-3"/>
          <w:sz w:val="24"/>
        </w:rPr>
        <w:t xml:space="preserve"> </w:t>
      </w:r>
      <w:r>
        <w:rPr>
          <w:sz w:val="24"/>
        </w:rPr>
        <w:t>probability</w:t>
      </w:r>
      <w:r>
        <w:rPr>
          <w:spacing w:val="-5"/>
          <w:sz w:val="24"/>
        </w:rPr>
        <w:t xml:space="preserve"> </w:t>
      </w:r>
      <w:r>
        <w:rPr>
          <w:spacing w:val="-2"/>
          <w:sz w:val="24"/>
        </w:rPr>
        <w:t>scores</w:t>
      </w:r>
    </w:p>
    <w:p w14:paraId="7D836C01" w14:textId="77777777" w:rsidR="00E21A6E" w:rsidRDefault="008779A1">
      <w:pPr>
        <w:pStyle w:val="ListParagraph"/>
        <w:numPr>
          <w:ilvl w:val="2"/>
          <w:numId w:val="8"/>
        </w:numPr>
        <w:tabs>
          <w:tab w:val="left" w:pos="1080"/>
        </w:tabs>
        <w:spacing w:before="137"/>
        <w:rPr>
          <w:sz w:val="24"/>
        </w:rPr>
      </w:pPr>
      <w:r>
        <w:rPr>
          <w:sz w:val="24"/>
        </w:rPr>
        <w:t>Show</w:t>
      </w:r>
      <w:r>
        <w:rPr>
          <w:spacing w:val="-4"/>
          <w:sz w:val="24"/>
        </w:rPr>
        <w:t xml:space="preserve"> </w:t>
      </w:r>
      <w:r>
        <w:rPr>
          <w:sz w:val="24"/>
        </w:rPr>
        <w:t>connection</w:t>
      </w:r>
      <w:r>
        <w:rPr>
          <w:spacing w:val="-2"/>
          <w:sz w:val="24"/>
        </w:rPr>
        <w:t xml:space="preserve"> status</w:t>
      </w:r>
    </w:p>
    <w:p w14:paraId="35D34EBF" w14:textId="77777777" w:rsidR="00E21A6E" w:rsidRDefault="008779A1">
      <w:pPr>
        <w:pStyle w:val="ListParagraph"/>
        <w:numPr>
          <w:ilvl w:val="2"/>
          <w:numId w:val="8"/>
        </w:numPr>
        <w:tabs>
          <w:tab w:val="left" w:pos="1080"/>
        </w:tabs>
        <w:spacing w:before="137"/>
        <w:rPr>
          <w:sz w:val="24"/>
        </w:rPr>
      </w:pPr>
      <w:r>
        <w:rPr>
          <w:sz w:val="24"/>
        </w:rPr>
        <w:t>Show</w:t>
      </w:r>
      <w:r>
        <w:rPr>
          <w:spacing w:val="-2"/>
          <w:sz w:val="24"/>
        </w:rPr>
        <w:t xml:space="preserve"> </w:t>
      </w:r>
      <w:r>
        <w:rPr>
          <w:sz w:val="24"/>
        </w:rPr>
        <w:t>system</w:t>
      </w:r>
      <w:r>
        <w:rPr>
          <w:spacing w:val="-2"/>
          <w:sz w:val="24"/>
        </w:rPr>
        <w:t xml:space="preserve"> alerts</w:t>
      </w:r>
    </w:p>
    <w:p w14:paraId="0680D8AC" w14:textId="77777777" w:rsidR="00E21A6E" w:rsidRDefault="00E21A6E">
      <w:pPr>
        <w:pStyle w:val="BodyText"/>
        <w:spacing w:before="148"/>
      </w:pPr>
    </w:p>
    <w:p w14:paraId="1804E573" w14:textId="77777777" w:rsidR="00E21A6E" w:rsidRDefault="008779A1">
      <w:pPr>
        <w:pStyle w:val="Heading1"/>
        <w:numPr>
          <w:ilvl w:val="1"/>
          <w:numId w:val="8"/>
        </w:numPr>
        <w:tabs>
          <w:tab w:val="left" w:pos="1141"/>
        </w:tabs>
        <w:ind w:left="1141" w:hanging="421"/>
      </w:pPr>
      <w:bookmarkStart w:id="40" w:name="_bookmark15"/>
      <w:bookmarkEnd w:id="40"/>
      <w:r>
        <w:t>Crash</w:t>
      </w:r>
      <w:r>
        <w:rPr>
          <w:spacing w:val="-6"/>
        </w:rPr>
        <w:t xml:space="preserve"> </w:t>
      </w:r>
      <w:r>
        <w:t>Recovery</w:t>
      </w:r>
      <w:r>
        <w:rPr>
          <w:spacing w:val="-7"/>
        </w:rPr>
        <w:t xml:space="preserve"> </w:t>
      </w:r>
      <w:r>
        <w:t>and</w:t>
      </w:r>
      <w:r>
        <w:rPr>
          <w:spacing w:val="-6"/>
        </w:rPr>
        <w:t xml:space="preserve"> </w:t>
      </w:r>
      <w:r>
        <w:t>Resume</w:t>
      </w:r>
      <w:r>
        <w:rPr>
          <w:spacing w:val="-5"/>
        </w:rPr>
        <w:t xml:space="preserve"> </w:t>
      </w:r>
      <w:r>
        <w:rPr>
          <w:spacing w:val="-2"/>
        </w:rPr>
        <w:t>Module</w:t>
      </w:r>
    </w:p>
    <w:p w14:paraId="0EE331A4" w14:textId="77777777" w:rsidR="00E21A6E" w:rsidRDefault="008779A1">
      <w:pPr>
        <w:pStyle w:val="BodyText"/>
        <w:spacing w:before="123"/>
        <w:ind w:left="720"/>
      </w:pPr>
      <w:r>
        <w:t>Allows</w:t>
      </w:r>
      <w:r>
        <w:rPr>
          <w:spacing w:val="-3"/>
        </w:rPr>
        <w:t xml:space="preserve"> </w:t>
      </w:r>
      <w:r>
        <w:t>the</w:t>
      </w:r>
      <w:r>
        <w:rPr>
          <w:spacing w:val="-2"/>
        </w:rPr>
        <w:t xml:space="preserve"> </w:t>
      </w:r>
      <w:r>
        <w:t>exam</w:t>
      </w:r>
      <w:r>
        <w:rPr>
          <w:spacing w:val="-1"/>
        </w:rPr>
        <w:t xml:space="preserve"> </w:t>
      </w:r>
      <w:r>
        <w:t>to continue</w:t>
      </w:r>
      <w:r>
        <w:rPr>
          <w:spacing w:val="-2"/>
        </w:rPr>
        <w:t xml:space="preserve"> </w:t>
      </w:r>
      <w:r>
        <w:t>if</w:t>
      </w:r>
      <w:r>
        <w:rPr>
          <w:spacing w:val="-1"/>
        </w:rPr>
        <w:t xml:space="preserve"> </w:t>
      </w:r>
      <w:r>
        <w:t>the</w:t>
      </w:r>
      <w:r>
        <w:rPr>
          <w:spacing w:val="-2"/>
        </w:rPr>
        <w:t xml:space="preserve"> </w:t>
      </w:r>
      <w:r>
        <w:t>application or computer</w:t>
      </w:r>
      <w:r>
        <w:rPr>
          <w:spacing w:val="-1"/>
        </w:rPr>
        <w:t xml:space="preserve"> </w:t>
      </w:r>
      <w:r>
        <w:t xml:space="preserve">stops </w:t>
      </w:r>
      <w:r>
        <w:rPr>
          <w:spacing w:val="-2"/>
        </w:rPr>
        <w:t>unexpectedly.</w:t>
      </w:r>
    </w:p>
    <w:p w14:paraId="3CF41148" w14:textId="77777777" w:rsidR="00E21A6E" w:rsidRDefault="00E21A6E">
      <w:pPr>
        <w:pStyle w:val="BodyText"/>
        <w:spacing w:before="144"/>
      </w:pPr>
    </w:p>
    <w:p w14:paraId="7A47D38A" w14:textId="77777777" w:rsidR="00E21A6E" w:rsidRDefault="008779A1">
      <w:pPr>
        <w:pStyle w:val="ListParagraph"/>
        <w:numPr>
          <w:ilvl w:val="2"/>
          <w:numId w:val="8"/>
        </w:numPr>
        <w:tabs>
          <w:tab w:val="left" w:pos="1080"/>
        </w:tabs>
        <w:rPr>
          <w:sz w:val="24"/>
        </w:rPr>
      </w:pPr>
      <w:r>
        <w:rPr>
          <w:sz w:val="24"/>
        </w:rPr>
        <w:t>Detect</w:t>
      </w:r>
      <w:r>
        <w:rPr>
          <w:spacing w:val="-2"/>
          <w:sz w:val="24"/>
        </w:rPr>
        <w:t xml:space="preserve"> </w:t>
      </w:r>
      <w:r>
        <w:rPr>
          <w:sz w:val="24"/>
        </w:rPr>
        <w:t>application</w:t>
      </w:r>
      <w:r>
        <w:rPr>
          <w:spacing w:val="-2"/>
          <w:sz w:val="24"/>
        </w:rPr>
        <w:t xml:space="preserve"> </w:t>
      </w:r>
      <w:r>
        <w:rPr>
          <w:sz w:val="24"/>
        </w:rPr>
        <w:t>crash</w:t>
      </w:r>
      <w:r>
        <w:rPr>
          <w:spacing w:val="-1"/>
          <w:sz w:val="24"/>
        </w:rPr>
        <w:t xml:space="preserve"> </w:t>
      </w:r>
      <w:r>
        <w:rPr>
          <w:sz w:val="24"/>
        </w:rPr>
        <w:t>or</w:t>
      </w:r>
      <w:r>
        <w:rPr>
          <w:spacing w:val="-2"/>
          <w:sz w:val="24"/>
        </w:rPr>
        <w:t xml:space="preserve"> </w:t>
      </w:r>
      <w:r>
        <w:rPr>
          <w:sz w:val="24"/>
        </w:rPr>
        <w:t>computer</w:t>
      </w:r>
      <w:r>
        <w:rPr>
          <w:spacing w:val="-1"/>
          <w:sz w:val="24"/>
        </w:rPr>
        <w:t xml:space="preserve"> </w:t>
      </w:r>
      <w:r>
        <w:rPr>
          <w:spacing w:val="-2"/>
          <w:sz w:val="24"/>
        </w:rPr>
        <w:t>shutdown</w:t>
      </w:r>
    </w:p>
    <w:p w14:paraId="308B53EA" w14:textId="77777777" w:rsidR="00E21A6E" w:rsidRDefault="008779A1">
      <w:pPr>
        <w:pStyle w:val="ListParagraph"/>
        <w:numPr>
          <w:ilvl w:val="2"/>
          <w:numId w:val="8"/>
        </w:numPr>
        <w:tabs>
          <w:tab w:val="left" w:pos="1080"/>
        </w:tabs>
        <w:spacing w:before="137"/>
        <w:rPr>
          <w:sz w:val="24"/>
        </w:rPr>
      </w:pPr>
      <w:r>
        <w:rPr>
          <w:sz w:val="24"/>
        </w:rPr>
        <w:t>Save</w:t>
      </w:r>
      <w:r>
        <w:rPr>
          <w:spacing w:val="-2"/>
          <w:sz w:val="24"/>
        </w:rPr>
        <w:t xml:space="preserve"> </w:t>
      </w:r>
      <w:r>
        <w:rPr>
          <w:sz w:val="24"/>
        </w:rPr>
        <w:t>exam</w:t>
      </w:r>
      <w:r>
        <w:rPr>
          <w:spacing w:val="-1"/>
          <w:sz w:val="24"/>
        </w:rPr>
        <w:t xml:space="preserve"> </w:t>
      </w:r>
      <w:r>
        <w:rPr>
          <w:sz w:val="24"/>
        </w:rPr>
        <w:t>progress</w:t>
      </w:r>
      <w:r>
        <w:rPr>
          <w:spacing w:val="-1"/>
          <w:sz w:val="24"/>
        </w:rPr>
        <w:t xml:space="preserve"> </w:t>
      </w:r>
      <w:r>
        <w:rPr>
          <w:spacing w:val="-2"/>
          <w:sz w:val="24"/>
        </w:rPr>
        <w:t>locally</w:t>
      </w:r>
    </w:p>
    <w:p w14:paraId="6C1EF85E" w14:textId="77777777" w:rsidR="00E21A6E" w:rsidRDefault="008779A1">
      <w:pPr>
        <w:pStyle w:val="ListParagraph"/>
        <w:numPr>
          <w:ilvl w:val="2"/>
          <w:numId w:val="8"/>
        </w:numPr>
        <w:tabs>
          <w:tab w:val="left" w:pos="1080"/>
        </w:tabs>
        <w:spacing w:before="137"/>
        <w:rPr>
          <w:sz w:val="24"/>
        </w:rPr>
      </w:pPr>
      <w:r>
        <w:rPr>
          <w:sz w:val="24"/>
        </w:rPr>
        <w:t>Allow the student to continue</w:t>
      </w:r>
      <w:r>
        <w:rPr>
          <w:spacing w:val="-1"/>
          <w:sz w:val="24"/>
        </w:rPr>
        <w:t xml:space="preserve"> </w:t>
      </w:r>
      <w:r>
        <w:rPr>
          <w:sz w:val="24"/>
        </w:rPr>
        <w:t xml:space="preserve">the </w:t>
      </w:r>
      <w:r>
        <w:rPr>
          <w:spacing w:val="-4"/>
          <w:sz w:val="24"/>
        </w:rPr>
        <w:t>exam</w:t>
      </w:r>
    </w:p>
    <w:p w14:paraId="7B2B2F79" w14:textId="77777777" w:rsidR="00E21A6E" w:rsidRDefault="008779A1">
      <w:pPr>
        <w:pStyle w:val="ListParagraph"/>
        <w:numPr>
          <w:ilvl w:val="2"/>
          <w:numId w:val="8"/>
        </w:numPr>
        <w:tabs>
          <w:tab w:val="left" w:pos="1080"/>
        </w:tabs>
        <w:spacing w:before="139"/>
        <w:rPr>
          <w:sz w:val="24"/>
        </w:rPr>
      </w:pPr>
      <w:r>
        <w:rPr>
          <w:sz w:val="24"/>
        </w:rPr>
        <w:t>Restore</w:t>
      </w:r>
      <w:r>
        <w:rPr>
          <w:spacing w:val="-2"/>
          <w:sz w:val="24"/>
        </w:rPr>
        <w:t xml:space="preserve"> </w:t>
      </w:r>
      <w:r>
        <w:rPr>
          <w:sz w:val="24"/>
        </w:rPr>
        <w:t>the</w:t>
      </w:r>
      <w:r>
        <w:rPr>
          <w:spacing w:val="-1"/>
          <w:sz w:val="24"/>
        </w:rPr>
        <w:t xml:space="preserve"> </w:t>
      </w:r>
      <w:r>
        <w:rPr>
          <w:sz w:val="24"/>
        </w:rPr>
        <w:t>timer</w:t>
      </w:r>
      <w:r>
        <w:rPr>
          <w:spacing w:val="-1"/>
          <w:sz w:val="24"/>
        </w:rPr>
        <w:t xml:space="preserve"> </w:t>
      </w:r>
      <w:r>
        <w:rPr>
          <w:sz w:val="24"/>
        </w:rPr>
        <w:t>and</w:t>
      </w:r>
      <w:r>
        <w:rPr>
          <w:spacing w:val="-1"/>
          <w:sz w:val="24"/>
        </w:rPr>
        <w:t xml:space="preserve"> </w:t>
      </w:r>
      <w:r>
        <w:rPr>
          <w:spacing w:val="-2"/>
          <w:sz w:val="24"/>
        </w:rPr>
        <w:t>monitoring</w:t>
      </w:r>
    </w:p>
    <w:p w14:paraId="42C92294" w14:textId="77777777" w:rsidR="00E21A6E" w:rsidRDefault="00E21A6E">
      <w:pPr>
        <w:pStyle w:val="BodyText"/>
        <w:spacing w:before="146"/>
      </w:pPr>
    </w:p>
    <w:p w14:paraId="394057B7" w14:textId="77777777" w:rsidR="00E21A6E" w:rsidRDefault="008779A1" w:rsidP="00972D50">
      <w:pPr>
        <w:pStyle w:val="Heading1"/>
        <w:numPr>
          <w:ilvl w:val="1"/>
          <w:numId w:val="8"/>
        </w:numPr>
        <w:tabs>
          <w:tab w:val="left" w:pos="1141"/>
        </w:tabs>
        <w:spacing w:line="360" w:lineRule="auto"/>
        <w:ind w:left="1141" w:hanging="421"/>
      </w:pPr>
      <w:bookmarkStart w:id="41" w:name="_bookmark16"/>
      <w:bookmarkEnd w:id="41"/>
      <w:r>
        <w:t>AI</w:t>
      </w:r>
      <w:r>
        <w:rPr>
          <w:spacing w:val="-3"/>
        </w:rPr>
        <w:t xml:space="preserve"> </w:t>
      </w:r>
      <w:r>
        <w:t>Exam</w:t>
      </w:r>
      <w:r>
        <w:rPr>
          <w:spacing w:val="-8"/>
        </w:rPr>
        <w:t xml:space="preserve"> </w:t>
      </w:r>
      <w:r>
        <w:t>Checking</w:t>
      </w:r>
      <w:r>
        <w:rPr>
          <w:spacing w:val="-2"/>
        </w:rPr>
        <w:t xml:space="preserve"> Module</w:t>
      </w:r>
    </w:p>
    <w:p w14:paraId="32C3BB80" w14:textId="7746513B" w:rsidR="00DF20DB" w:rsidRDefault="008779A1" w:rsidP="00972D50">
      <w:pPr>
        <w:pStyle w:val="BodyText"/>
        <w:spacing w:before="125" w:line="360" w:lineRule="auto"/>
        <w:ind w:left="720"/>
        <w:rPr>
          <w:spacing w:val="-5"/>
        </w:rPr>
      </w:pPr>
      <w:r>
        <w:t>Evaluates</w:t>
      </w:r>
      <w:r>
        <w:rPr>
          <w:spacing w:val="-1"/>
        </w:rPr>
        <w:t xml:space="preserve"> </w:t>
      </w:r>
      <w:r>
        <w:t>student</w:t>
      </w:r>
      <w:r>
        <w:rPr>
          <w:spacing w:val="-1"/>
        </w:rPr>
        <w:t xml:space="preserve"> </w:t>
      </w:r>
      <w:r>
        <w:t>submissions automatically</w:t>
      </w:r>
      <w:r>
        <w:rPr>
          <w:spacing w:val="-6"/>
        </w:rPr>
        <w:t xml:space="preserve"> </w:t>
      </w:r>
      <w:r>
        <w:t xml:space="preserve">using </w:t>
      </w:r>
      <w:r w:rsidR="00DF20DB">
        <w:rPr>
          <w:spacing w:val="-5"/>
        </w:rPr>
        <w:t xml:space="preserve">test cases. Also, using a tool called Moss to detect </w:t>
      </w:r>
      <w:r w:rsidR="00972D50">
        <w:rPr>
          <w:spacing w:val="-5"/>
        </w:rPr>
        <w:t>plagiarism in code.</w:t>
      </w:r>
    </w:p>
    <w:p w14:paraId="5FA73845" w14:textId="77777777" w:rsidR="00972D50" w:rsidRPr="00972D50" w:rsidRDefault="00972D50" w:rsidP="00972D50">
      <w:pPr>
        <w:pStyle w:val="BodyText"/>
        <w:spacing w:before="125" w:line="360" w:lineRule="auto"/>
        <w:ind w:left="720"/>
        <w:rPr>
          <w:spacing w:val="-5"/>
        </w:rPr>
      </w:pPr>
    </w:p>
    <w:p w14:paraId="6724F8C3" w14:textId="77777777" w:rsidR="00E21A6E" w:rsidRDefault="008779A1">
      <w:pPr>
        <w:pStyle w:val="Heading1"/>
        <w:numPr>
          <w:ilvl w:val="1"/>
          <w:numId w:val="8"/>
        </w:numPr>
        <w:tabs>
          <w:tab w:val="left" w:pos="1279"/>
        </w:tabs>
        <w:ind w:left="1279" w:hanging="559"/>
      </w:pPr>
      <w:bookmarkStart w:id="42" w:name="_bookmark17"/>
      <w:bookmarkEnd w:id="42"/>
      <w:r>
        <w:t>Admin</w:t>
      </w:r>
      <w:r>
        <w:rPr>
          <w:spacing w:val="-6"/>
        </w:rPr>
        <w:t xml:space="preserve"> </w:t>
      </w:r>
      <w:r>
        <w:t>Control</w:t>
      </w:r>
      <w:r>
        <w:rPr>
          <w:spacing w:val="-5"/>
        </w:rPr>
        <w:t xml:space="preserve"> </w:t>
      </w:r>
      <w:r>
        <w:rPr>
          <w:spacing w:val="-2"/>
        </w:rPr>
        <w:t>Module</w:t>
      </w:r>
    </w:p>
    <w:p w14:paraId="10683A58" w14:textId="77777777" w:rsidR="00E21A6E" w:rsidRDefault="008779A1">
      <w:pPr>
        <w:pStyle w:val="BodyText"/>
        <w:spacing w:before="124"/>
        <w:ind w:left="720"/>
      </w:pPr>
      <w:r>
        <w:t>Allows</w:t>
      </w:r>
      <w:r>
        <w:rPr>
          <w:spacing w:val="-1"/>
        </w:rPr>
        <w:t xml:space="preserve"> </w:t>
      </w:r>
      <w:r>
        <w:t>system</w:t>
      </w:r>
      <w:r>
        <w:rPr>
          <w:spacing w:val="-1"/>
        </w:rPr>
        <w:t xml:space="preserve"> </w:t>
      </w:r>
      <w:r>
        <w:t>administrators</w:t>
      </w:r>
      <w:r>
        <w:rPr>
          <w:spacing w:val="-1"/>
        </w:rPr>
        <w:t xml:space="preserve"> </w:t>
      </w:r>
      <w:r>
        <w:t>to</w:t>
      </w:r>
      <w:r>
        <w:rPr>
          <w:spacing w:val="-1"/>
        </w:rPr>
        <w:t xml:space="preserve"> </w:t>
      </w:r>
      <w:r>
        <w:t>control</w:t>
      </w:r>
      <w:r>
        <w:rPr>
          <w:spacing w:val="-1"/>
        </w:rPr>
        <w:t xml:space="preserve"> </w:t>
      </w:r>
      <w:r>
        <w:t>system</w:t>
      </w:r>
      <w:r>
        <w:rPr>
          <w:spacing w:val="-1"/>
        </w:rPr>
        <w:t xml:space="preserve"> </w:t>
      </w:r>
      <w:r>
        <w:t>settings</w:t>
      </w:r>
      <w:r>
        <w:rPr>
          <w:spacing w:val="-1"/>
        </w:rPr>
        <w:t xml:space="preserve"> </w:t>
      </w:r>
      <w:r>
        <w:t xml:space="preserve">and </w:t>
      </w:r>
      <w:r>
        <w:rPr>
          <w:spacing w:val="-2"/>
        </w:rPr>
        <w:t>records.</w:t>
      </w:r>
    </w:p>
    <w:p w14:paraId="20967F27" w14:textId="77777777" w:rsidR="00E21A6E" w:rsidRDefault="00E21A6E">
      <w:pPr>
        <w:pStyle w:val="BodyText"/>
      </w:pPr>
    </w:p>
    <w:p w14:paraId="4898C9C4" w14:textId="77777777" w:rsidR="00DF20DB" w:rsidRDefault="00DF20DB" w:rsidP="00DF20DB">
      <w:pPr>
        <w:pStyle w:val="ListParagraph"/>
        <w:numPr>
          <w:ilvl w:val="2"/>
          <w:numId w:val="8"/>
        </w:numPr>
        <w:tabs>
          <w:tab w:val="left" w:pos="1080"/>
        </w:tabs>
        <w:spacing w:before="74"/>
        <w:rPr>
          <w:sz w:val="24"/>
        </w:rPr>
      </w:pPr>
      <w:r>
        <w:rPr>
          <w:sz w:val="24"/>
        </w:rPr>
        <w:t>Add</w:t>
      </w:r>
      <w:r>
        <w:rPr>
          <w:spacing w:val="-1"/>
          <w:sz w:val="24"/>
        </w:rPr>
        <w:t xml:space="preserve"> </w:t>
      </w:r>
      <w:r>
        <w:rPr>
          <w:sz w:val="24"/>
        </w:rPr>
        <w:t>or</w:t>
      </w:r>
      <w:r>
        <w:rPr>
          <w:spacing w:val="-2"/>
          <w:sz w:val="24"/>
        </w:rPr>
        <w:t xml:space="preserve"> </w:t>
      </w:r>
      <w:r>
        <w:rPr>
          <w:sz w:val="24"/>
        </w:rPr>
        <w:t>update</w:t>
      </w:r>
      <w:r>
        <w:rPr>
          <w:spacing w:val="-1"/>
          <w:sz w:val="24"/>
        </w:rPr>
        <w:t xml:space="preserve"> </w:t>
      </w:r>
      <w:r>
        <w:rPr>
          <w:sz w:val="24"/>
        </w:rPr>
        <w:t xml:space="preserve">lab </w:t>
      </w:r>
      <w:r>
        <w:rPr>
          <w:spacing w:val="-2"/>
          <w:sz w:val="24"/>
        </w:rPr>
        <w:t>networks</w:t>
      </w:r>
    </w:p>
    <w:p w14:paraId="288152CD" w14:textId="77777777" w:rsidR="00DF20DB" w:rsidRDefault="00DF20DB" w:rsidP="00DF20DB">
      <w:pPr>
        <w:pStyle w:val="ListParagraph"/>
        <w:numPr>
          <w:ilvl w:val="2"/>
          <w:numId w:val="8"/>
        </w:numPr>
        <w:tabs>
          <w:tab w:val="left" w:pos="1080"/>
        </w:tabs>
        <w:spacing w:before="137"/>
        <w:rPr>
          <w:sz w:val="24"/>
        </w:rPr>
      </w:pPr>
      <w:r>
        <w:rPr>
          <w:sz w:val="24"/>
        </w:rPr>
        <w:t>View</w:t>
      </w:r>
      <w:r>
        <w:rPr>
          <w:spacing w:val="-1"/>
          <w:sz w:val="24"/>
        </w:rPr>
        <w:t xml:space="preserve"> </w:t>
      </w:r>
      <w:r>
        <w:rPr>
          <w:sz w:val="24"/>
        </w:rPr>
        <w:t>exam</w:t>
      </w:r>
      <w:r>
        <w:rPr>
          <w:spacing w:val="-1"/>
          <w:sz w:val="24"/>
        </w:rPr>
        <w:t xml:space="preserve"> </w:t>
      </w:r>
      <w:r>
        <w:rPr>
          <w:spacing w:val="-2"/>
          <w:sz w:val="24"/>
        </w:rPr>
        <w:t>records</w:t>
      </w:r>
    </w:p>
    <w:p w14:paraId="0992EBDB" w14:textId="019969A4" w:rsidR="00DF20DB" w:rsidRPr="00972D50" w:rsidRDefault="00DF20DB" w:rsidP="00972D50">
      <w:pPr>
        <w:pStyle w:val="ListParagraph"/>
        <w:numPr>
          <w:ilvl w:val="2"/>
          <w:numId w:val="8"/>
        </w:numPr>
        <w:tabs>
          <w:tab w:val="left" w:pos="1080"/>
        </w:tabs>
        <w:spacing w:before="139"/>
        <w:rPr>
          <w:sz w:val="24"/>
        </w:rPr>
        <w:sectPr w:rsidR="00DF20DB" w:rsidRPr="00972D50">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Update</w:t>
      </w:r>
      <w:r>
        <w:rPr>
          <w:spacing w:val="-2"/>
          <w:sz w:val="24"/>
        </w:rPr>
        <w:t xml:space="preserve"> </w:t>
      </w:r>
      <w:r>
        <w:rPr>
          <w:sz w:val="24"/>
        </w:rPr>
        <w:t>lab</w:t>
      </w:r>
      <w:r>
        <w:rPr>
          <w:spacing w:val="-1"/>
          <w:sz w:val="24"/>
        </w:rPr>
        <w:t xml:space="preserve"> </w:t>
      </w:r>
      <w:r>
        <w:rPr>
          <w:spacing w:val="-2"/>
          <w:sz w:val="24"/>
        </w:rPr>
        <w:t>configuration</w:t>
      </w:r>
    </w:p>
    <w:p w14:paraId="58E3DF89" w14:textId="77777777" w:rsidR="00E21A6E" w:rsidRDefault="00E21A6E">
      <w:pPr>
        <w:pStyle w:val="BodyText"/>
        <w:spacing w:before="145"/>
      </w:pPr>
    </w:p>
    <w:p w14:paraId="39037385" w14:textId="77777777" w:rsidR="00E21A6E" w:rsidRDefault="008779A1">
      <w:pPr>
        <w:pStyle w:val="Heading1"/>
        <w:numPr>
          <w:ilvl w:val="1"/>
          <w:numId w:val="8"/>
        </w:numPr>
        <w:tabs>
          <w:tab w:val="left" w:pos="1279"/>
        </w:tabs>
        <w:spacing w:before="1"/>
        <w:ind w:left="1279" w:hanging="559"/>
      </w:pPr>
      <w:bookmarkStart w:id="43" w:name="_bookmark18"/>
      <w:bookmarkEnd w:id="43"/>
      <w:r>
        <w:t>System</w:t>
      </w:r>
      <w:r>
        <w:rPr>
          <w:spacing w:val="-12"/>
        </w:rPr>
        <w:t xml:space="preserve"> </w:t>
      </w:r>
      <w:r>
        <w:t>Configuration</w:t>
      </w:r>
      <w:r>
        <w:rPr>
          <w:spacing w:val="-9"/>
        </w:rPr>
        <w:t xml:space="preserve"> </w:t>
      </w:r>
      <w:r>
        <w:t>and</w:t>
      </w:r>
      <w:r>
        <w:rPr>
          <w:spacing w:val="-7"/>
        </w:rPr>
        <w:t xml:space="preserve"> </w:t>
      </w:r>
      <w:r>
        <w:t>Notification</w:t>
      </w:r>
      <w:r>
        <w:rPr>
          <w:spacing w:val="-6"/>
        </w:rPr>
        <w:t xml:space="preserve"> </w:t>
      </w:r>
      <w:r>
        <w:rPr>
          <w:spacing w:val="-2"/>
        </w:rPr>
        <w:t>Module</w:t>
      </w:r>
    </w:p>
    <w:p w14:paraId="54738C9B" w14:textId="77777777" w:rsidR="00E21A6E" w:rsidRDefault="008779A1">
      <w:pPr>
        <w:pStyle w:val="BodyText"/>
        <w:spacing w:before="125"/>
        <w:ind w:left="720"/>
      </w:pPr>
      <w:r>
        <w:t>Stores</w:t>
      </w:r>
      <w:r>
        <w:rPr>
          <w:spacing w:val="-2"/>
        </w:rPr>
        <w:t xml:space="preserve"> </w:t>
      </w:r>
      <w:r>
        <w:t>system</w:t>
      </w:r>
      <w:r>
        <w:rPr>
          <w:spacing w:val="-2"/>
        </w:rPr>
        <w:t xml:space="preserve"> </w:t>
      </w:r>
      <w:r>
        <w:t>settings</w:t>
      </w:r>
      <w:r>
        <w:rPr>
          <w:spacing w:val="1"/>
        </w:rPr>
        <w:t xml:space="preserve"> </w:t>
      </w:r>
      <w:r>
        <w:t>and</w:t>
      </w:r>
      <w:r>
        <w:rPr>
          <w:spacing w:val="-2"/>
        </w:rPr>
        <w:t xml:space="preserve"> </w:t>
      </w:r>
      <w:r>
        <w:t>sends</w:t>
      </w:r>
      <w:r>
        <w:rPr>
          <w:spacing w:val="-1"/>
        </w:rPr>
        <w:t xml:space="preserve"> </w:t>
      </w:r>
      <w:r>
        <w:t>alerts</w:t>
      </w:r>
      <w:r>
        <w:rPr>
          <w:spacing w:val="-2"/>
        </w:rPr>
        <w:t xml:space="preserve"> </w:t>
      </w:r>
      <w:r>
        <w:t>to</w:t>
      </w:r>
      <w:r>
        <w:rPr>
          <w:spacing w:val="-1"/>
        </w:rPr>
        <w:t xml:space="preserve"> </w:t>
      </w:r>
      <w:r>
        <w:rPr>
          <w:spacing w:val="-2"/>
        </w:rPr>
        <w:t>users.</w:t>
      </w:r>
    </w:p>
    <w:p w14:paraId="6FE60799" w14:textId="77777777" w:rsidR="00E21A6E" w:rsidRDefault="00E21A6E">
      <w:pPr>
        <w:pStyle w:val="BodyText"/>
        <w:spacing w:before="46"/>
      </w:pPr>
    </w:p>
    <w:p w14:paraId="66BE6AFF" w14:textId="77777777" w:rsidR="00E21A6E" w:rsidRDefault="008779A1">
      <w:pPr>
        <w:pStyle w:val="ListParagraph"/>
        <w:numPr>
          <w:ilvl w:val="2"/>
          <w:numId w:val="8"/>
        </w:numPr>
        <w:tabs>
          <w:tab w:val="left" w:pos="1080"/>
        </w:tabs>
        <w:rPr>
          <w:sz w:val="24"/>
        </w:rPr>
      </w:pPr>
      <w:r>
        <w:rPr>
          <w:sz w:val="24"/>
        </w:rPr>
        <w:t>Store</w:t>
      </w:r>
      <w:r>
        <w:rPr>
          <w:spacing w:val="-3"/>
          <w:sz w:val="24"/>
        </w:rPr>
        <w:t xml:space="preserve"> </w:t>
      </w:r>
      <w:r>
        <w:rPr>
          <w:sz w:val="24"/>
        </w:rPr>
        <w:t>exam rules</w:t>
      </w:r>
      <w:r>
        <w:rPr>
          <w:spacing w:val="-1"/>
          <w:sz w:val="24"/>
        </w:rPr>
        <w:t xml:space="preserve"> </w:t>
      </w:r>
      <w:r>
        <w:rPr>
          <w:sz w:val="24"/>
        </w:rPr>
        <w:t xml:space="preserve">and time </w:t>
      </w:r>
      <w:r>
        <w:rPr>
          <w:spacing w:val="-2"/>
          <w:sz w:val="24"/>
        </w:rPr>
        <w:t>limits</w:t>
      </w:r>
    </w:p>
    <w:p w14:paraId="321BA090" w14:textId="77777777" w:rsidR="00E21A6E" w:rsidRDefault="008779A1">
      <w:pPr>
        <w:pStyle w:val="ListParagraph"/>
        <w:numPr>
          <w:ilvl w:val="2"/>
          <w:numId w:val="8"/>
        </w:numPr>
        <w:tabs>
          <w:tab w:val="left" w:pos="1080"/>
        </w:tabs>
        <w:spacing w:before="137"/>
        <w:rPr>
          <w:sz w:val="24"/>
        </w:rPr>
      </w:pPr>
      <w:r>
        <w:rPr>
          <w:sz w:val="24"/>
        </w:rPr>
        <w:t>Send</w:t>
      </w:r>
      <w:r>
        <w:rPr>
          <w:spacing w:val="-2"/>
          <w:sz w:val="24"/>
        </w:rPr>
        <w:t xml:space="preserve"> </w:t>
      </w:r>
      <w:r>
        <w:rPr>
          <w:sz w:val="24"/>
        </w:rPr>
        <w:t>alerts</w:t>
      </w:r>
      <w:r>
        <w:rPr>
          <w:spacing w:val="-1"/>
          <w:sz w:val="24"/>
        </w:rPr>
        <w:t xml:space="preserve"> </w:t>
      </w:r>
      <w:r>
        <w:rPr>
          <w:sz w:val="24"/>
        </w:rPr>
        <w:t>to</w:t>
      </w:r>
      <w:r>
        <w:rPr>
          <w:spacing w:val="-1"/>
          <w:sz w:val="24"/>
        </w:rPr>
        <w:t xml:space="preserve"> </w:t>
      </w:r>
      <w:r>
        <w:rPr>
          <w:sz w:val="24"/>
        </w:rPr>
        <w:t>teachers</w:t>
      </w:r>
      <w:r>
        <w:rPr>
          <w:spacing w:val="-1"/>
          <w:sz w:val="24"/>
        </w:rPr>
        <w:t xml:space="preserve"> </w:t>
      </w:r>
      <w:r>
        <w:rPr>
          <w:sz w:val="24"/>
        </w:rPr>
        <w:t>and</w:t>
      </w:r>
      <w:r>
        <w:rPr>
          <w:spacing w:val="-1"/>
          <w:sz w:val="24"/>
        </w:rPr>
        <w:t xml:space="preserve"> </w:t>
      </w:r>
      <w:r>
        <w:rPr>
          <w:spacing w:val="-2"/>
          <w:sz w:val="24"/>
        </w:rPr>
        <w:t>students</w:t>
      </w:r>
    </w:p>
    <w:p w14:paraId="68EB8BAD" w14:textId="77777777" w:rsidR="00E21A6E" w:rsidRDefault="008779A1">
      <w:pPr>
        <w:pStyle w:val="ListParagraph"/>
        <w:numPr>
          <w:ilvl w:val="2"/>
          <w:numId w:val="8"/>
        </w:numPr>
        <w:tabs>
          <w:tab w:val="left" w:pos="1080"/>
        </w:tabs>
        <w:spacing w:before="140"/>
        <w:rPr>
          <w:sz w:val="24"/>
        </w:rPr>
      </w:pPr>
      <w:r>
        <w:rPr>
          <w:sz w:val="24"/>
        </w:rPr>
        <w:t>Schedule</w:t>
      </w:r>
      <w:r>
        <w:rPr>
          <w:spacing w:val="-3"/>
          <w:sz w:val="24"/>
        </w:rPr>
        <w:t xml:space="preserve"> </w:t>
      </w:r>
      <w:r>
        <w:rPr>
          <w:sz w:val="24"/>
        </w:rPr>
        <w:t>automatic</w:t>
      </w:r>
      <w:r>
        <w:rPr>
          <w:spacing w:val="-2"/>
          <w:sz w:val="24"/>
        </w:rPr>
        <w:t xml:space="preserve"> </w:t>
      </w:r>
      <w:r>
        <w:rPr>
          <w:sz w:val="24"/>
        </w:rPr>
        <w:t>tasks such</w:t>
      </w:r>
      <w:r>
        <w:rPr>
          <w:spacing w:val="-1"/>
          <w:sz w:val="24"/>
        </w:rPr>
        <w:t xml:space="preserve"> </w:t>
      </w:r>
      <w:r>
        <w:rPr>
          <w:sz w:val="24"/>
        </w:rPr>
        <w:t>as</w:t>
      </w:r>
      <w:r>
        <w:rPr>
          <w:spacing w:val="-1"/>
          <w:sz w:val="24"/>
        </w:rPr>
        <w:t xml:space="preserve"> </w:t>
      </w:r>
      <w:r>
        <w:rPr>
          <w:sz w:val="24"/>
        </w:rPr>
        <w:t>exam</w:t>
      </w:r>
      <w:r>
        <w:rPr>
          <w:spacing w:val="-1"/>
          <w:sz w:val="24"/>
        </w:rPr>
        <w:t xml:space="preserve"> </w:t>
      </w:r>
      <w:r>
        <w:rPr>
          <w:sz w:val="24"/>
        </w:rPr>
        <w:t>start</w:t>
      </w:r>
      <w:r>
        <w:rPr>
          <w:spacing w:val="-1"/>
          <w:sz w:val="24"/>
        </w:rPr>
        <w:t xml:space="preserve"> </w:t>
      </w:r>
      <w:r>
        <w:rPr>
          <w:sz w:val="24"/>
        </w:rPr>
        <w:t>or</w:t>
      </w:r>
      <w:r>
        <w:rPr>
          <w:spacing w:val="-1"/>
          <w:sz w:val="24"/>
        </w:rPr>
        <w:t xml:space="preserve"> </w:t>
      </w:r>
      <w:r>
        <w:rPr>
          <w:spacing w:val="-5"/>
          <w:sz w:val="24"/>
        </w:rPr>
        <w:t>end</w:t>
      </w:r>
    </w:p>
    <w:p w14:paraId="2F5A641C" w14:textId="77777777" w:rsidR="00E21A6E" w:rsidRDefault="008779A1">
      <w:pPr>
        <w:pStyle w:val="ListParagraph"/>
        <w:numPr>
          <w:ilvl w:val="2"/>
          <w:numId w:val="8"/>
        </w:numPr>
        <w:tabs>
          <w:tab w:val="left" w:pos="1080"/>
        </w:tabs>
        <w:spacing w:before="136"/>
        <w:rPr>
          <w:sz w:val="24"/>
        </w:rPr>
      </w:pPr>
      <w:r>
        <w:rPr>
          <w:sz w:val="24"/>
        </w:rPr>
        <w:t>Provide</w:t>
      </w:r>
      <w:r>
        <w:rPr>
          <w:spacing w:val="-3"/>
          <w:sz w:val="24"/>
        </w:rPr>
        <w:t xml:space="preserve"> </w:t>
      </w:r>
      <w:r>
        <w:rPr>
          <w:sz w:val="24"/>
        </w:rPr>
        <w:t>system</w:t>
      </w:r>
      <w:r>
        <w:rPr>
          <w:spacing w:val="-1"/>
          <w:sz w:val="24"/>
        </w:rPr>
        <w:t xml:space="preserve"> </w:t>
      </w:r>
      <w:r>
        <w:rPr>
          <w:sz w:val="24"/>
        </w:rPr>
        <w:t>settings</w:t>
      </w:r>
      <w:r>
        <w:rPr>
          <w:spacing w:val="-1"/>
          <w:sz w:val="24"/>
        </w:rPr>
        <w:t xml:space="preserve"> </w:t>
      </w:r>
      <w:r>
        <w:rPr>
          <w:sz w:val="24"/>
        </w:rPr>
        <w:t>for</w:t>
      </w:r>
      <w:r>
        <w:rPr>
          <w:spacing w:val="-1"/>
          <w:sz w:val="24"/>
        </w:rPr>
        <w:t xml:space="preserve"> </w:t>
      </w:r>
      <w:r>
        <w:rPr>
          <w:sz w:val="24"/>
        </w:rPr>
        <w:t>other</w:t>
      </w:r>
      <w:r>
        <w:rPr>
          <w:spacing w:val="-1"/>
          <w:sz w:val="24"/>
        </w:rPr>
        <w:t xml:space="preserve"> </w:t>
      </w:r>
      <w:r>
        <w:rPr>
          <w:spacing w:val="-2"/>
          <w:sz w:val="24"/>
        </w:rPr>
        <w:t>modules</w:t>
      </w:r>
    </w:p>
    <w:p w14:paraId="39BF4E1B" w14:textId="77777777" w:rsidR="00E21A6E" w:rsidRDefault="00E21A6E">
      <w:pPr>
        <w:pStyle w:val="BodyText"/>
        <w:spacing w:before="147"/>
      </w:pPr>
    </w:p>
    <w:p w14:paraId="7B2423AB" w14:textId="77777777" w:rsidR="00E21A6E" w:rsidRDefault="008779A1">
      <w:pPr>
        <w:pStyle w:val="Heading2"/>
      </w:pPr>
      <w:r>
        <w:t>User</w:t>
      </w:r>
      <w:r>
        <w:rPr>
          <w:spacing w:val="-3"/>
        </w:rPr>
        <w:t xml:space="preserve"> </w:t>
      </w:r>
      <w:r>
        <w:rPr>
          <w:spacing w:val="-2"/>
        </w:rPr>
        <w:t>Access:</w:t>
      </w:r>
    </w:p>
    <w:p w14:paraId="34794A5D" w14:textId="77777777" w:rsidR="00E21A6E" w:rsidRDefault="00E21A6E">
      <w:pPr>
        <w:pStyle w:val="BodyText"/>
        <w:spacing w:before="41"/>
        <w:rPr>
          <w:b/>
        </w:rPr>
      </w:pPr>
    </w:p>
    <w:p w14:paraId="2C269359" w14:textId="77777777" w:rsidR="00E21A6E" w:rsidRDefault="008779A1" w:rsidP="00F03347">
      <w:pPr>
        <w:pStyle w:val="ListParagraph"/>
        <w:numPr>
          <w:ilvl w:val="2"/>
          <w:numId w:val="8"/>
        </w:numPr>
        <w:tabs>
          <w:tab w:val="left" w:pos="720"/>
        </w:tabs>
        <w:rPr>
          <w:sz w:val="24"/>
        </w:rPr>
      </w:pPr>
      <w:r>
        <w:rPr>
          <w:sz w:val="24"/>
        </w:rPr>
        <w:t>Admin:</w:t>
      </w:r>
      <w:r>
        <w:rPr>
          <w:spacing w:val="-2"/>
          <w:sz w:val="24"/>
        </w:rPr>
        <w:t xml:space="preserve"> </w:t>
      </w:r>
      <w:r>
        <w:rPr>
          <w:sz w:val="24"/>
        </w:rPr>
        <w:t>Change</w:t>
      </w:r>
      <w:r>
        <w:rPr>
          <w:spacing w:val="-3"/>
          <w:sz w:val="24"/>
        </w:rPr>
        <w:t xml:space="preserve"> </w:t>
      </w:r>
      <w:r>
        <w:rPr>
          <w:sz w:val="24"/>
        </w:rPr>
        <w:t>system</w:t>
      </w:r>
      <w:r>
        <w:rPr>
          <w:spacing w:val="-1"/>
          <w:sz w:val="24"/>
        </w:rPr>
        <w:t xml:space="preserve"> </w:t>
      </w:r>
      <w:r>
        <w:rPr>
          <w:spacing w:val="-2"/>
          <w:sz w:val="24"/>
        </w:rPr>
        <w:t>settings</w:t>
      </w:r>
    </w:p>
    <w:p w14:paraId="5EEF94B2" w14:textId="77777777" w:rsidR="00E21A6E" w:rsidRDefault="008779A1">
      <w:pPr>
        <w:pStyle w:val="ListParagraph"/>
        <w:numPr>
          <w:ilvl w:val="2"/>
          <w:numId w:val="8"/>
        </w:numPr>
        <w:tabs>
          <w:tab w:val="left" w:pos="1080"/>
        </w:tabs>
        <w:spacing w:before="139"/>
        <w:rPr>
          <w:sz w:val="24"/>
        </w:rPr>
      </w:pPr>
      <w:r>
        <w:rPr>
          <w:sz w:val="24"/>
        </w:rPr>
        <w:t>Teacher:</w:t>
      </w:r>
      <w:r>
        <w:rPr>
          <w:spacing w:val="-2"/>
          <w:sz w:val="24"/>
        </w:rPr>
        <w:t xml:space="preserve"> </w:t>
      </w:r>
      <w:r>
        <w:rPr>
          <w:sz w:val="24"/>
        </w:rPr>
        <w:t>View</w:t>
      </w:r>
      <w:r>
        <w:rPr>
          <w:spacing w:val="-2"/>
          <w:sz w:val="24"/>
        </w:rPr>
        <w:t xml:space="preserve"> </w:t>
      </w:r>
      <w:r>
        <w:rPr>
          <w:sz w:val="24"/>
        </w:rPr>
        <w:t>settings</w:t>
      </w:r>
      <w:r>
        <w:rPr>
          <w:spacing w:val="-1"/>
          <w:sz w:val="24"/>
        </w:rPr>
        <w:t xml:space="preserve"> </w:t>
      </w:r>
      <w:r>
        <w:rPr>
          <w:sz w:val="24"/>
        </w:rPr>
        <w:t>and</w:t>
      </w:r>
      <w:r>
        <w:rPr>
          <w:spacing w:val="-1"/>
          <w:sz w:val="24"/>
        </w:rPr>
        <w:t xml:space="preserve"> </w:t>
      </w:r>
      <w:r>
        <w:rPr>
          <w:sz w:val="24"/>
        </w:rPr>
        <w:t>receive</w:t>
      </w:r>
      <w:r>
        <w:rPr>
          <w:spacing w:val="-2"/>
          <w:sz w:val="24"/>
        </w:rPr>
        <w:t xml:space="preserve"> alerts</w:t>
      </w:r>
    </w:p>
    <w:p w14:paraId="282868ED" w14:textId="77777777" w:rsidR="00E21A6E" w:rsidRPr="00F03347" w:rsidRDefault="008779A1">
      <w:pPr>
        <w:pStyle w:val="ListParagraph"/>
        <w:numPr>
          <w:ilvl w:val="2"/>
          <w:numId w:val="8"/>
        </w:numPr>
        <w:tabs>
          <w:tab w:val="left" w:pos="1080"/>
        </w:tabs>
        <w:spacing w:before="137"/>
        <w:rPr>
          <w:sz w:val="24"/>
        </w:rPr>
      </w:pPr>
      <w:r>
        <w:rPr>
          <w:sz w:val="24"/>
        </w:rPr>
        <w:t>Student:</w:t>
      </w:r>
      <w:r>
        <w:rPr>
          <w:spacing w:val="-3"/>
          <w:sz w:val="24"/>
        </w:rPr>
        <w:t xml:space="preserve"> </w:t>
      </w:r>
      <w:r>
        <w:rPr>
          <w:sz w:val="24"/>
        </w:rPr>
        <w:t>Receive</w:t>
      </w:r>
      <w:r>
        <w:rPr>
          <w:spacing w:val="-2"/>
          <w:sz w:val="24"/>
        </w:rPr>
        <w:t xml:space="preserve"> </w:t>
      </w:r>
      <w:r>
        <w:rPr>
          <w:sz w:val="24"/>
        </w:rPr>
        <w:t>alerts</w:t>
      </w:r>
      <w:r>
        <w:rPr>
          <w:spacing w:val="-2"/>
          <w:sz w:val="24"/>
        </w:rPr>
        <w:t xml:space="preserve"> </w:t>
      </w:r>
      <w:r>
        <w:rPr>
          <w:spacing w:val="-4"/>
          <w:sz w:val="24"/>
        </w:rPr>
        <w:t>only</w:t>
      </w:r>
    </w:p>
    <w:p w14:paraId="18233A4B" w14:textId="3F2AC104" w:rsidR="00F03347" w:rsidRDefault="00F03347" w:rsidP="00F03347">
      <w:pPr>
        <w:tabs>
          <w:tab w:val="left" w:pos="1080"/>
        </w:tabs>
        <w:spacing w:before="137"/>
        <w:rPr>
          <w:sz w:val="24"/>
        </w:rPr>
      </w:pPr>
      <w:r>
        <w:rPr>
          <w:sz w:val="24"/>
        </w:rPr>
        <w:t xml:space="preserve">           </w:t>
      </w:r>
    </w:p>
    <w:p w14:paraId="70294581" w14:textId="793773C8" w:rsidR="00F03347" w:rsidRDefault="00F03347" w:rsidP="00F03347">
      <w:pPr>
        <w:pStyle w:val="Heading1"/>
        <w:numPr>
          <w:ilvl w:val="1"/>
          <w:numId w:val="8"/>
        </w:numPr>
      </w:pPr>
      <w:r>
        <w:t>LMS Portal Module</w:t>
      </w:r>
    </w:p>
    <w:p w14:paraId="7A5C6517" w14:textId="77777777" w:rsidR="00F03347" w:rsidRPr="00DA0194" w:rsidRDefault="00F03347" w:rsidP="00F03347">
      <w:pPr>
        <w:widowControl/>
        <w:numPr>
          <w:ilvl w:val="0"/>
          <w:numId w:val="20"/>
        </w:numPr>
        <w:autoSpaceDE/>
        <w:autoSpaceDN/>
        <w:spacing w:before="100" w:beforeAutospacing="1" w:after="100" w:afterAutospacing="1"/>
        <w:ind w:hanging="11"/>
        <w:rPr>
          <w:sz w:val="24"/>
          <w:szCs w:val="24"/>
        </w:rPr>
      </w:pPr>
      <w:r w:rsidRPr="00DA0194">
        <w:rPr>
          <w:sz w:val="24"/>
          <w:szCs w:val="24"/>
        </w:rPr>
        <w:t xml:space="preserve">Role-based login system </w:t>
      </w:r>
    </w:p>
    <w:p w14:paraId="459F0DAE" w14:textId="77777777" w:rsidR="00F03347" w:rsidRPr="00DA0194" w:rsidRDefault="00F03347" w:rsidP="00F03347">
      <w:pPr>
        <w:widowControl/>
        <w:numPr>
          <w:ilvl w:val="0"/>
          <w:numId w:val="20"/>
        </w:numPr>
        <w:autoSpaceDE/>
        <w:autoSpaceDN/>
        <w:spacing w:before="100" w:beforeAutospacing="1" w:after="100" w:afterAutospacing="1"/>
        <w:ind w:hanging="11"/>
        <w:rPr>
          <w:sz w:val="24"/>
          <w:szCs w:val="24"/>
        </w:rPr>
      </w:pPr>
      <w:r w:rsidRPr="00DA0194">
        <w:rPr>
          <w:sz w:val="24"/>
          <w:szCs w:val="24"/>
        </w:rPr>
        <w:t xml:space="preserve">Dashboard for each user type </w:t>
      </w:r>
    </w:p>
    <w:p w14:paraId="01DC9C77" w14:textId="77777777" w:rsidR="00F03347" w:rsidRPr="00DA0194" w:rsidRDefault="00F03347" w:rsidP="00F03347">
      <w:pPr>
        <w:widowControl/>
        <w:numPr>
          <w:ilvl w:val="0"/>
          <w:numId w:val="20"/>
        </w:numPr>
        <w:autoSpaceDE/>
        <w:autoSpaceDN/>
        <w:spacing w:before="100" w:beforeAutospacing="1" w:after="100" w:afterAutospacing="1"/>
        <w:ind w:hanging="11"/>
        <w:rPr>
          <w:sz w:val="24"/>
          <w:szCs w:val="24"/>
        </w:rPr>
      </w:pPr>
      <w:r w:rsidRPr="00DA0194">
        <w:rPr>
          <w:sz w:val="24"/>
          <w:szCs w:val="24"/>
        </w:rPr>
        <w:t xml:space="preserve">Manage workflows between users </w:t>
      </w:r>
    </w:p>
    <w:p w14:paraId="076B22F4" w14:textId="77A995BF" w:rsidR="00F03347" w:rsidRDefault="00F03347" w:rsidP="00F03347">
      <w:pPr>
        <w:pStyle w:val="Heading1"/>
        <w:numPr>
          <w:ilvl w:val="1"/>
          <w:numId w:val="8"/>
        </w:numPr>
      </w:pPr>
      <w:r>
        <w:t>Exam Approval Workflow Module</w:t>
      </w:r>
    </w:p>
    <w:p w14:paraId="34289414" w14:textId="77777777" w:rsidR="00F03347" w:rsidRPr="00DA0194" w:rsidRDefault="00F03347" w:rsidP="00F03347">
      <w:pPr>
        <w:widowControl/>
        <w:numPr>
          <w:ilvl w:val="0"/>
          <w:numId w:val="21"/>
        </w:numPr>
        <w:autoSpaceDE/>
        <w:autoSpaceDN/>
        <w:spacing w:before="100" w:beforeAutospacing="1" w:after="100" w:afterAutospacing="1"/>
        <w:ind w:hanging="11"/>
        <w:rPr>
          <w:sz w:val="24"/>
          <w:szCs w:val="24"/>
        </w:rPr>
      </w:pPr>
      <w:r w:rsidRPr="00DA0194">
        <w:rPr>
          <w:sz w:val="24"/>
          <w:szCs w:val="24"/>
        </w:rPr>
        <w:t xml:space="preserve">Submit exam to HOD </w:t>
      </w:r>
    </w:p>
    <w:p w14:paraId="13C59EE6" w14:textId="77777777" w:rsidR="00F03347" w:rsidRPr="00DA0194" w:rsidRDefault="00F03347" w:rsidP="00F03347">
      <w:pPr>
        <w:widowControl/>
        <w:numPr>
          <w:ilvl w:val="0"/>
          <w:numId w:val="21"/>
        </w:numPr>
        <w:autoSpaceDE/>
        <w:autoSpaceDN/>
        <w:spacing w:before="100" w:beforeAutospacing="1" w:after="100" w:afterAutospacing="1"/>
        <w:ind w:hanging="11"/>
        <w:rPr>
          <w:sz w:val="24"/>
          <w:szCs w:val="24"/>
        </w:rPr>
      </w:pPr>
      <w:r w:rsidRPr="00DA0194">
        <w:rPr>
          <w:sz w:val="24"/>
          <w:szCs w:val="24"/>
        </w:rPr>
        <w:t xml:space="preserve">Approve / Reject / Feedback system </w:t>
      </w:r>
    </w:p>
    <w:p w14:paraId="1F6D8768" w14:textId="77777777" w:rsidR="00F03347" w:rsidRPr="00DA0194" w:rsidRDefault="00F03347" w:rsidP="00F03347">
      <w:pPr>
        <w:widowControl/>
        <w:numPr>
          <w:ilvl w:val="0"/>
          <w:numId w:val="21"/>
        </w:numPr>
        <w:autoSpaceDE/>
        <w:autoSpaceDN/>
        <w:spacing w:before="100" w:beforeAutospacing="1" w:after="100" w:afterAutospacing="1"/>
        <w:ind w:hanging="11"/>
        <w:rPr>
          <w:sz w:val="24"/>
          <w:szCs w:val="24"/>
        </w:rPr>
      </w:pPr>
      <w:r w:rsidRPr="00DA0194">
        <w:rPr>
          <w:sz w:val="24"/>
          <w:szCs w:val="24"/>
        </w:rPr>
        <w:t xml:space="preserve">Track approval status </w:t>
      </w:r>
    </w:p>
    <w:p w14:paraId="47F05232" w14:textId="276F91B3" w:rsidR="00F03347" w:rsidRDefault="00F03347" w:rsidP="00F03347">
      <w:pPr>
        <w:pStyle w:val="Heading1"/>
        <w:numPr>
          <w:ilvl w:val="1"/>
          <w:numId w:val="8"/>
        </w:numPr>
      </w:pPr>
      <w:r>
        <w:t>Scheduling and Date Sheet Module</w:t>
      </w:r>
    </w:p>
    <w:p w14:paraId="698E2D34" w14:textId="77777777" w:rsidR="00F03347" w:rsidRPr="00F03347" w:rsidRDefault="00F03347" w:rsidP="00F03347">
      <w:pPr>
        <w:widowControl/>
        <w:numPr>
          <w:ilvl w:val="0"/>
          <w:numId w:val="22"/>
        </w:numPr>
        <w:autoSpaceDE/>
        <w:autoSpaceDN/>
        <w:spacing w:before="100" w:beforeAutospacing="1" w:after="100" w:afterAutospacing="1"/>
        <w:ind w:hanging="11"/>
        <w:rPr>
          <w:sz w:val="24"/>
          <w:szCs w:val="24"/>
        </w:rPr>
      </w:pPr>
      <w:r w:rsidRPr="00F03347">
        <w:rPr>
          <w:sz w:val="24"/>
          <w:szCs w:val="24"/>
        </w:rPr>
        <w:t xml:space="preserve">Create date sheets </w:t>
      </w:r>
    </w:p>
    <w:p w14:paraId="0E690EBE" w14:textId="77777777" w:rsidR="00F03347" w:rsidRPr="00F03347" w:rsidRDefault="00F03347" w:rsidP="00F03347">
      <w:pPr>
        <w:widowControl/>
        <w:numPr>
          <w:ilvl w:val="0"/>
          <w:numId w:val="22"/>
        </w:numPr>
        <w:autoSpaceDE/>
        <w:autoSpaceDN/>
        <w:spacing w:before="100" w:beforeAutospacing="1" w:after="100" w:afterAutospacing="1"/>
        <w:ind w:hanging="11"/>
        <w:rPr>
          <w:sz w:val="24"/>
          <w:szCs w:val="24"/>
        </w:rPr>
      </w:pPr>
      <w:r w:rsidRPr="00F03347">
        <w:rPr>
          <w:sz w:val="24"/>
          <w:szCs w:val="24"/>
        </w:rPr>
        <w:t xml:space="preserve">Assign labs and timings </w:t>
      </w:r>
    </w:p>
    <w:p w14:paraId="6F67433F" w14:textId="77777777" w:rsidR="00F03347" w:rsidRPr="00F03347" w:rsidRDefault="00F03347" w:rsidP="00F03347">
      <w:pPr>
        <w:widowControl/>
        <w:numPr>
          <w:ilvl w:val="0"/>
          <w:numId w:val="22"/>
        </w:numPr>
        <w:autoSpaceDE/>
        <w:autoSpaceDN/>
        <w:spacing w:before="100" w:beforeAutospacing="1" w:after="100" w:afterAutospacing="1"/>
        <w:ind w:hanging="11"/>
        <w:rPr>
          <w:sz w:val="24"/>
          <w:szCs w:val="24"/>
        </w:rPr>
      </w:pPr>
      <w:r w:rsidRPr="00F03347">
        <w:rPr>
          <w:sz w:val="24"/>
          <w:szCs w:val="24"/>
        </w:rPr>
        <w:t xml:space="preserve">Notify students and invigilators </w:t>
      </w:r>
    </w:p>
    <w:p w14:paraId="678BB8E0" w14:textId="4C7637B0" w:rsidR="00F03347" w:rsidRDefault="00F03347" w:rsidP="00F03347">
      <w:pPr>
        <w:pStyle w:val="Heading1"/>
        <w:numPr>
          <w:ilvl w:val="1"/>
          <w:numId w:val="8"/>
        </w:numPr>
      </w:pPr>
      <w:r>
        <w:t>Invigilation Management Module</w:t>
      </w:r>
    </w:p>
    <w:p w14:paraId="1FA0AA21" w14:textId="0853108C" w:rsidR="00F03347" w:rsidRPr="00DA0194" w:rsidRDefault="00F03347" w:rsidP="00DA0194">
      <w:pPr>
        <w:widowControl/>
        <w:numPr>
          <w:ilvl w:val="0"/>
          <w:numId w:val="23"/>
        </w:numPr>
        <w:autoSpaceDE/>
        <w:autoSpaceDN/>
        <w:spacing w:before="100" w:beforeAutospacing="1" w:after="100" w:afterAutospacing="1"/>
        <w:ind w:hanging="11"/>
        <w:rPr>
          <w:sz w:val="24"/>
          <w:szCs w:val="24"/>
        </w:rPr>
      </w:pPr>
      <w:r w:rsidRPr="00DA0194">
        <w:rPr>
          <w:sz w:val="24"/>
          <w:szCs w:val="24"/>
        </w:rPr>
        <w:t xml:space="preserve">Assign invigilators (DEC) </w:t>
      </w:r>
    </w:p>
    <w:p w14:paraId="71AB8309" w14:textId="77777777" w:rsidR="00F03347" w:rsidRPr="00DA0194" w:rsidRDefault="00F03347" w:rsidP="00DA0194">
      <w:pPr>
        <w:widowControl/>
        <w:numPr>
          <w:ilvl w:val="0"/>
          <w:numId w:val="23"/>
        </w:numPr>
        <w:autoSpaceDE/>
        <w:autoSpaceDN/>
        <w:spacing w:before="100" w:beforeAutospacing="1" w:after="100" w:afterAutospacing="1"/>
        <w:ind w:hanging="11"/>
        <w:rPr>
          <w:sz w:val="24"/>
          <w:szCs w:val="24"/>
        </w:rPr>
      </w:pPr>
      <w:r w:rsidRPr="00DA0194">
        <w:rPr>
          <w:sz w:val="24"/>
          <w:szCs w:val="24"/>
        </w:rPr>
        <w:t xml:space="preserve">Track invigilator availability </w:t>
      </w:r>
    </w:p>
    <w:p w14:paraId="5BCEE24F" w14:textId="7CC60529" w:rsidR="00F03347" w:rsidRDefault="00F03347" w:rsidP="00F03347">
      <w:pPr>
        <w:pStyle w:val="Heading1"/>
        <w:numPr>
          <w:ilvl w:val="1"/>
          <w:numId w:val="8"/>
        </w:numPr>
      </w:pPr>
      <w:r>
        <w:t>Result Visualization Module</w:t>
      </w:r>
    </w:p>
    <w:p w14:paraId="2ACCDC39" w14:textId="77777777" w:rsidR="00F03347" w:rsidRPr="00DA0194" w:rsidRDefault="00F03347" w:rsidP="00DA0194">
      <w:pPr>
        <w:widowControl/>
        <w:numPr>
          <w:ilvl w:val="0"/>
          <w:numId w:val="24"/>
        </w:numPr>
        <w:autoSpaceDE/>
        <w:autoSpaceDN/>
        <w:spacing w:before="100" w:beforeAutospacing="1" w:after="100" w:afterAutospacing="1"/>
        <w:ind w:hanging="11"/>
        <w:rPr>
          <w:sz w:val="24"/>
          <w:szCs w:val="24"/>
        </w:rPr>
      </w:pPr>
      <w:r w:rsidRPr="00DA0194">
        <w:rPr>
          <w:sz w:val="24"/>
          <w:szCs w:val="24"/>
        </w:rPr>
        <w:t xml:space="preserve">Generate charts and graphs </w:t>
      </w:r>
    </w:p>
    <w:p w14:paraId="10294349" w14:textId="77777777" w:rsidR="00F03347" w:rsidRPr="00DA0194" w:rsidRDefault="00F03347" w:rsidP="00DA0194">
      <w:pPr>
        <w:widowControl/>
        <w:numPr>
          <w:ilvl w:val="0"/>
          <w:numId w:val="24"/>
        </w:numPr>
        <w:autoSpaceDE/>
        <w:autoSpaceDN/>
        <w:spacing w:before="100" w:beforeAutospacing="1" w:after="100" w:afterAutospacing="1"/>
        <w:ind w:hanging="11"/>
        <w:rPr>
          <w:sz w:val="24"/>
          <w:szCs w:val="24"/>
        </w:rPr>
      </w:pPr>
      <w:r w:rsidRPr="00DA0194">
        <w:rPr>
          <w:sz w:val="24"/>
          <w:szCs w:val="24"/>
        </w:rPr>
        <w:t xml:space="preserve">Show performance analytics </w:t>
      </w:r>
    </w:p>
    <w:p w14:paraId="1A07136D" w14:textId="77777777" w:rsidR="00F03347" w:rsidRPr="00DA0194" w:rsidRDefault="00F03347" w:rsidP="00DA0194">
      <w:pPr>
        <w:widowControl/>
        <w:numPr>
          <w:ilvl w:val="0"/>
          <w:numId w:val="24"/>
        </w:numPr>
        <w:autoSpaceDE/>
        <w:autoSpaceDN/>
        <w:spacing w:before="100" w:beforeAutospacing="1" w:after="100" w:afterAutospacing="1"/>
        <w:ind w:hanging="11"/>
        <w:rPr>
          <w:sz w:val="24"/>
          <w:szCs w:val="24"/>
        </w:rPr>
      </w:pPr>
      <w:r w:rsidRPr="00DA0194">
        <w:rPr>
          <w:sz w:val="24"/>
          <w:szCs w:val="24"/>
        </w:rPr>
        <w:lastRenderedPageBreak/>
        <w:t xml:space="preserve">Provide reports for Director Exam </w:t>
      </w:r>
    </w:p>
    <w:p w14:paraId="314E1408" w14:textId="77777777" w:rsidR="00E21A6E" w:rsidRDefault="00E21A6E">
      <w:pPr>
        <w:pStyle w:val="BodyText"/>
        <w:spacing w:before="145"/>
      </w:pPr>
    </w:p>
    <w:p w14:paraId="4227E864" w14:textId="2A2FADC5" w:rsidR="00D77C8E" w:rsidRDefault="008779A1" w:rsidP="00D77C8E">
      <w:pPr>
        <w:pStyle w:val="Heading1"/>
        <w:numPr>
          <w:ilvl w:val="0"/>
          <w:numId w:val="8"/>
        </w:numPr>
        <w:tabs>
          <w:tab w:val="left" w:pos="649"/>
        </w:tabs>
        <w:ind w:left="649" w:hanging="279"/>
      </w:pPr>
      <w:r>
        <w:t>System</w:t>
      </w:r>
      <w:r>
        <w:rPr>
          <w:spacing w:val="-6"/>
        </w:rPr>
        <w:t xml:space="preserve"> </w:t>
      </w:r>
      <w:r>
        <w:rPr>
          <w:spacing w:val="-2"/>
        </w:rPr>
        <w:t>Limitations</w:t>
      </w:r>
    </w:p>
    <w:p w14:paraId="4885AA71" w14:textId="77777777" w:rsidR="00E21A6E" w:rsidRDefault="00E21A6E">
      <w:pPr>
        <w:pStyle w:val="BodyText"/>
        <w:spacing w:before="198"/>
        <w:rPr>
          <w:b/>
          <w:sz w:val="28"/>
        </w:rPr>
      </w:pPr>
    </w:p>
    <w:p w14:paraId="4AE898D3" w14:textId="77777777" w:rsidR="00E21A6E" w:rsidRDefault="008779A1">
      <w:pPr>
        <w:pStyle w:val="ListParagraph"/>
        <w:numPr>
          <w:ilvl w:val="0"/>
          <w:numId w:val="7"/>
        </w:numPr>
        <w:tabs>
          <w:tab w:val="left" w:pos="1080"/>
        </w:tabs>
        <w:spacing w:line="276" w:lineRule="auto"/>
        <w:ind w:right="356"/>
        <w:jc w:val="both"/>
        <w:rPr>
          <w:sz w:val="24"/>
        </w:rPr>
      </w:pPr>
      <w:r>
        <w:rPr>
          <w:sz w:val="24"/>
        </w:rPr>
        <w:t>The system cannot completely prevent all forms of cheating that occur outside the monitored</w:t>
      </w:r>
      <w:r>
        <w:rPr>
          <w:spacing w:val="-8"/>
          <w:sz w:val="24"/>
        </w:rPr>
        <w:t xml:space="preserve"> </w:t>
      </w:r>
      <w:r>
        <w:rPr>
          <w:sz w:val="24"/>
        </w:rPr>
        <w:t>PC</w:t>
      </w:r>
      <w:r>
        <w:rPr>
          <w:spacing w:val="-10"/>
          <w:sz w:val="24"/>
        </w:rPr>
        <w:t xml:space="preserve"> </w:t>
      </w:r>
      <w:r>
        <w:rPr>
          <w:sz w:val="24"/>
        </w:rPr>
        <w:t>environment,</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students</w:t>
      </w:r>
      <w:r>
        <w:rPr>
          <w:spacing w:val="-10"/>
          <w:sz w:val="24"/>
        </w:rPr>
        <w:t xml:space="preserve"> </w:t>
      </w:r>
      <w:r>
        <w:rPr>
          <w:sz w:val="24"/>
        </w:rPr>
        <w:t>sharing</w:t>
      </w:r>
      <w:r>
        <w:rPr>
          <w:spacing w:val="-11"/>
          <w:sz w:val="24"/>
        </w:rPr>
        <w:t xml:space="preserve"> </w:t>
      </w:r>
      <w:r>
        <w:rPr>
          <w:sz w:val="24"/>
        </w:rPr>
        <w:t>answers</w:t>
      </w:r>
      <w:r>
        <w:rPr>
          <w:spacing w:val="-9"/>
          <w:sz w:val="24"/>
        </w:rPr>
        <w:t xml:space="preserve"> </w:t>
      </w:r>
      <w:r>
        <w:rPr>
          <w:sz w:val="24"/>
        </w:rPr>
        <w:t>verbally</w:t>
      </w:r>
      <w:r>
        <w:rPr>
          <w:spacing w:val="-15"/>
          <w:sz w:val="24"/>
        </w:rPr>
        <w:t xml:space="preserve"> </w:t>
      </w:r>
      <w:r>
        <w:rPr>
          <w:sz w:val="24"/>
        </w:rPr>
        <w:t>or</w:t>
      </w:r>
      <w:r>
        <w:rPr>
          <w:spacing w:val="-9"/>
          <w:sz w:val="24"/>
        </w:rPr>
        <w:t xml:space="preserve"> </w:t>
      </w:r>
      <w:r>
        <w:rPr>
          <w:sz w:val="24"/>
        </w:rPr>
        <w:t>using</w:t>
      </w:r>
      <w:r>
        <w:rPr>
          <w:spacing w:val="-10"/>
          <w:sz w:val="24"/>
        </w:rPr>
        <w:t xml:space="preserve"> </w:t>
      </w:r>
      <w:r>
        <w:rPr>
          <w:sz w:val="24"/>
        </w:rPr>
        <w:t>devices</w:t>
      </w:r>
      <w:r>
        <w:rPr>
          <w:spacing w:val="-8"/>
          <w:sz w:val="24"/>
        </w:rPr>
        <w:t xml:space="preserve"> </w:t>
      </w:r>
      <w:r>
        <w:rPr>
          <w:sz w:val="24"/>
        </w:rPr>
        <w:t>not connected to the lab network.</w:t>
      </w:r>
    </w:p>
    <w:p w14:paraId="583BC672" w14:textId="77777777" w:rsidR="00E21A6E" w:rsidRDefault="00E21A6E">
      <w:pPr>
        <w:pStyle w:val="BodyText"/>
        <w:spacing w:before="84"/>
      </w:pPr>
    </w:p>
    <w:p w14:paraId="0838DD8E" w14:textId="77777777" w:rsidR="00E21A6E" w:rsidRDefault="008779A1">
      <w:pPr>
        <w:pStyle w:val="ListParagraph"/>
        <w:numPr>
          <w:ilvl w:val="0"/>
          <w:numId w:val="7"/>
        </w:numPr>
        <w:tabs>
          <w:tab w:val="left" w:pos="1080"/>
        </w:tabs>
        <w:spacing w:line="360" w:lineRule="auto"/>
        <w:ind w:right="356"/>
        <w:jc w:val="both"/>
        <w:rPr>
          <w:sz w:val="24"/>
        </w:rPr>
      </w:pPr>
      <w:r>
        <w:rPr>
          <w:sz w:val="24"/>
        </w:rPr>
        <w:t>While the system monitors behavior using fuzzy logic, it may flag false positives or miss subtle cheating attempts, since it relies on predefined rules rather than continuously learning patterns.</w:t>
      </w:r>
    </w:p>
    <w:p w14:paraId="61E896AE" w14:textId="77777777" w:rsidR="00E21A6E" w:rsidRDefault="00E21A6E">
      <w:pPr>
        <w:pStyle w:val="BodyText"/>
        <w:spacing w:before="84"/>
      </w:pPr>
    </w:p>
    <w:p w14:paraId="4854B0AB" w14:textId="77777777" w:rsidR="00D85013" w:rsidRDefault="008779A1" w:rsidP="00D85013">
      <w:pPr>
        <w:pStyle w:val="ListParagraph"/>
        <w:numPr>
          <w:ilvl w:val="0"/>
          <w:numId w:val="7"/>
        </w:numPr>
        <w:tabs>
          <w:tab w:val="left" w:pos="1080"/>
        </w:tabs>
        <w:spacing w:line="360" w:lineRule="auto"/>
        <w:ind w:right="366"/>
        <w:jc w:val="both"/>
        <w:rPr>
          <w:sz w:val="24"/>
        </w:rPr>
      </w:pPr>
      <w:r>
        <w:rPr>
          <w:sz w:val="24"/>
        </w:rPr>
        <w:t>External factors, such as unanticipated software conflicts or lab configuration issues, can affect application performance and exam security.</w:t>
      </w:r>
    </w:p>
    <w:p w14:paraId="740A67B6" w14:textId="77777777" w:rsidR="00D85013" w:rsidRPr="00D85013" w:rsidRDefault="00D85013" w:rsidP="00D85013">
      <w:pPr>
        <w:pStyle w:val="ListParagraph"/>
        <w:rPr>
          <w:sz w:val="24"/>
        </w:rPr>
      </w:pPr>
    </w:p>
    <w:p w14:paraId="414391CE" w14:textId="407AF6A3" w:rsidR="00D77C8E" w:rsidRPr="00D85013" w:rsidRDefault="00D77C8E" w:rsidP="00D85013">
      <w:pPr>
        <w:pStyle w:val="ListParagraph"/>
        <w:numPr>
          <w:ilvl w:val="0"/>
          <w:numId w:val="7"/>
        </w:numPr>
        <w:tabs>
          <w:tab w:val="left" w:pos="1080"/>
        </w:tabs>
        <w:spacing w:line="360" w:lineRule="auto"/>
        <w:ind w:right="366"/>
        <w:jc w:val="both"/>
        <w:rPr>
          <w:sz w:val="24"/>
        </w:rPr>
        <w:sectPr w:rsidR="00D77C8E" w:rsidRPr="00D85013">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rsidRPr="00D85013">
        <w:rPr>
          <w:sz w:val="24"/>
        </w:rPr>
        <w:t xml:space="preserve">This system has been designed only for </w:t>
      </w:r>
      <w:proofErr w:type="gramStart"/>
      <w:r w:rsidRPr="00D85013">
        <w:rPr>
          <w:sz w:val="24"/>
        </w:rPr>
        <w:t>coding based</w:t>
      </w:r>
      <w:proofErr w:type="gramEnd"/>
      <w:r w:rsidRPr="00D85013">
        <w:rPr>
          <w:sz w:val="24"/>
        </w:rPr>
        <w:t xml:space="preserve"> exam. Subjects for example that require virtual machines are out of scope</w:t>
      </w:r>
    </w:p>
    <w:p w14:paraId="583D7436" w14:textId="77777777" w:rsidR="00E21A6E" w:rsidRDefault="008779A1">
      <w:pPr>
        <w:pStyle w:val="Heading1"/>
        <w:numPr>
          <w:ilvl w:val="0"/>
          <w:numId w:val="8"/>
        </w:numPr>
        <w:tabs>
          <w:tab w:val="left" w:pos="640"/>
        </w:tabs>
        <w:spacing w:before="78"/>
        <w:ind w:left="640" w:hanging="280"/>
        <w:jc w:val="both"/>
      </w:pPr>
      <w:bookmarkStart w:id="44" w:name="_bookmark19"/>
      <w:bookmarkEnd w:id="44"/>
      <w:r>
        <w:lastRenderedPageBreak/>
        <w:t>Data</w:t>
      </w:r>
      <w:r>
        <w:rPr>
          <w:spacing w:val="-6"/>
        </w:rPr>
        <w:t xml:space="preserve"> </w:t>
      </w:r>
      <w:r>
        <w:t>Gathering</w:t>
      </w:r>
      <w:r>
        <w:rPr>
          <w:spacing w:val="-4"/>
        </w:rPr>
        <w:t xml:space="preserve"> </w:t>
      </w:r>
      <w:r>
        <w:rPr>
          <w:spacing w:val="-2"/>
        </w:rPr>
        <w:t>Approach</w:t>
      </w:r>
    </w:p>
    <w:p w14:paraId="48A0166E" w14:textId="25FEB675" w:rsidR="00E21A6E" w:rsidRDefault="008779A1">
      <w:pPr>
        <w:pStyle w:val="BodyText"/>
        <w:spacing w:before="126" w:line="360" w:lineRule="auto"/>
        <w:ind w:left="362" w:right="355" w:firstLine="7"/>
        <w:jc w:val="both"/>
      </w:pPr>
      <w:r>
        <w:t xml:space="preserve">Since our system uses </w:t>
      </w:r>
      <w:r>
        <w:rPr>
          <w:b/>
        </w:rPr>
        <w:t xml:space="preserve">fuzzy logic for analyzing student behavior </w:t>
      </w:r>
      <w:r>
        <w:t xml:space="preserve">and </w:t>
      </w:r>
      <w:proofErr w:type="gramStart"/>
      <w:r>
        <w:t>an</w:t>
      </w:r>
      <w:proofErr w:type="gramEnd"/>
      <w:r>
        <w:t xml:space="preserve"> </w:t>
      </w:r>
      <w:r w:rsidR="00D77C8E">
        <w:rPr>
          <w:b/>
        </w:rPr>
        <w:t>test cases for checking</w:t>
      </w:r>
      <w:r>
        <w:t>, it does not require a large dataset for</w:t>
      </w:r>
      <w:r>
        <w:rPr>
          <w:spacing w:val="-1"/>
        </w:rPr>
        <w:t xml:space="preserve"> </w:t>
      </w:r>
      <w:r>
        <w:t>training. The fuzzy</w:t>
      </w:r>
      <w:r>
        <w:rPr>
          <w:spacing w:val="-4"/>
        </w:rPr>
        <w:t xml:space="preserve"> </w:t>
      </w:r>
      <w:r>
        <w:t>logic module estimates cheating probabilities based on predefined rules and thresholds, such as application switching, copy-paste</w:t>
      </w:r>
      <w:r>
        <w:rPr>
          <w:spacing w:val="-6"/>
        </w:rPr>
        <w:t xml:space="preserve"> </w:t>
      </w:r>
      <w:r>
        <w:t>attempts,</w:t>
      </w:r>
      <w:r>
        <w:rPr>
          <w:spacing w:val="-6"/>
        </w:rPr>
        <w:t xml:space="preserve"> </w:t>
      </w:r>
      <w:r>
        <w:t>and</w:t>
      </w:r>
      <w:r>
        <w:rPr>
          <w:spacing w:val="-3"/>
        </w:rPr>
        <w:t xml:space="preserve"> </w:t>
      </w:r>
      <w:r>
        <w:t>USB</w:t>
      </w:r>
      <w:r>
        <w:rPr>
          <w:spacing w:val="-7"/>
        </w:rPr>
        <w:t xml:space="preserve"> </w:t>
      </w:r>
      <w:r>
        <w:t>access,</w:t>
      </w:r>
      <w:r>
        <w:rPr>
          <w:spacing w:val="-5"/>
        </w:rPr>
        <w:t xml:space="preserve"> </w:t>
      </w:r>
      <w:r>
        <w:t>while</w:t>
      </w:r>
      <w:r>
        <w:rPr>
          <w:spacing w:val="-6"/>
        </w:rPr>
        <w:t xml:space="preserve"> </w:t>
      </w:r>
      <w:r>
        <w:t>data</w:t>
      </w:r>
      <w:r>
        <w:rPr>
          <w:spacing w:val="-3"/>
        </w:rPr>
        <w:t xml:space="preserve"> </w:t>
      </w:r>
      <w:r>
        <w:t>from</w:t>
      </w:r>
      <w:r>
        <w:rPr>
          <w:spacing w:val="-6"/>
        </w:rPr>
        <w:t xml:space="preserve"> </w:t>
      </w:r>
      <w:r>
        <w:t>controlled</w:t>
      </w:r>
      <w:r>
        <w:rPr>
          <w:spacing w:val="-6"/>
        </w:rPr>
        <w:t xml:space="preserve"> </w:t>
      </w:r>
      <w:r>
        <w:t>mock</w:t>
      </w:r>
      <w:r>
        <w:rPr>
          <w:spacing w:val="-6"/>
        </w:rPr>
        <w:t xml:space="preserve"> </w:t>
      </w:r>
      <w:r>
        <w:t>exam</w:t>
      </w:r>
      <w:r>
        <w:rPr>
          <w:spacing w:val="-5"/>
        </w:rPr>
        <w:t xml:space="preserve"> </w:t>
      </w:r>
      <w:r>
        <w:t>sessions</w:t>
      </w:r>
      <w:r>
        <w:rPr>
          <w:spacing w:val="-6"/>
        </w:rPr>
        <w:t xml:space="preserve"> </w:t>
      </w:r>
      <w:r>
        <w:t>is</w:t>
      </w:r>
      <w:r>
        <w:rPr>
          <w:spacing w:val="-5"/>
        </w:rPr>
        <w:t xml:space="preserve"> </w:t>
      </w:r>
      <w:r>
        <w:t xml:space="preserve">recorded to validate and fine-tune these rules. </w:t>
      </w:r>
    </w:p>
    <w:p w14:paraId="4089597F" w14:textId="77777777" w:rsidR="00E21A6E" w:rsidRDefault="00E21A6E">
      <w:pPr>
        <w:pStyle w:val="BodyText"/>
        <w:spacing w:before="207"/>
      </w:pPr>
    </w:p>
    <w:p w14:paraId="703B2750" w14:textId="77777777" w:rsidR="00E21A6E" w:rsidRDefault="008779A1">
      <w:pPr>
        <w:pStyle w:val="Heading1"/>
        <w:numPr>
          <w:ilvl w:val="0"/>
          <w:numId w:val="8"/>
        </w:numPr>
        <w:tabs>
          <w:tab w:val="left" w:pos="640"/>
        </w:tabs>
        <w:ind w:left="640" w:hanging="280"/>
        <w:jc w:val="both"/>
      </w:pPr>
      <w:bookmarkStart w:id="45" w:name="_bookmark20"/>
      <w:bookmarkEnd w:id="45"/>
      <w:r>
        <w:t>Tools</w:t>
      </w:r>
      <w:r>
        <w:rPr>
          <w:spacing w:val="-3"/>
        </w:rPr>
        <w:t xml:space="preserve"> </w:t>
      </w:r>
      <w:r>
        <w:t>and</w:t>
      </w:r>
      <w:r>
        <w:rPr>
          <w:spacing w:val="-3"/>
        </w:rPr>
        <w:t xml:space="preserve"> </w:t>
      </w:r>
      <w:r>
        <w:rPr>
          <w:spacing w:val="-2"/>
        </w:rPr>
        <w:t>Technologies</w:t>
      </w:r>
    </w:p>
    <w:p w14:paraId="28602186" w14:textId="77777777" w:rsidR="00E21A6E" w:rsidRDefault="008779A1">
      <w:pPr>
        <w:spacing w:before="165"/>
        <w:ind w:left="360"/>
        <w:jc w:val="both"/>
        <w:rPr>
          <w:sz w:val="18"/>
        </w:rPr>
      </w:pPr>
      <w:r>
        <w:rPr>
          <w:b/>
          <w:sz w:val="18"/>
        </w:rPr>
        <w:t>Table</w:t>
      </w:r>
      <w:r>
        <w:rPr>
          <w:b/>
          <w:spacing w:val="-2"/>
          <w:sz w:val="18"/>
        </w:rPr>
        <w:t xml:space="preserve"> </w:t>
      </w:r>
      <w:r>
        <w:rPr>
          <w:b/>
          <w:sz w:val="18"/>
        </w:rPr>
        <w:t xml:space="preserve">2. </w:t>
      </w:r>
      <w:r>
        <w:rPr>
          <w:sz w:val="18"/>
        </w:rPr>
        <w:t>Team</w:t>
      </w:r>
      <w:r>
        <w:rPr>
          <w:spacing w:val="-4"/>
          <w:sz w:val="18"/>
        </w:rPr>
        <w:t xml:space="preserve"> </w:t>
      </w:r>
      <w:r>
        <w:rPr>
          <w:sz w:val="18"/>
        </w:rPr>
        <w:t>Member</w:t>
      </w:r>
      <w:r>
        <w:rPr>
          <w:spacing w:val="-1"/>
          <w:sz w:val="18"/>
        </w:rPr>
        <w:t xml:space="preserve"> </w:t>
      </w:r>
      <w:r>
        <w:rPr>
          <w:sz w:val="18"/>
        </w:rPr>
        <w:t>Work</w:t>
      </w:r>
      <w:r>
        <w:rPr>
          <w:spacing w:val="-2"/>
          <w:sz w:val="18"/>
        </w:rPr>
        <w:t xml:space="preserve"> </w:t>
      </w:r>
      <w:r>
        <w:rPr>
          <w:sz w:val="18"/>
        </w:rPr>
        <w:t>Division for</w:t>
      </w:r>
      <w:r>
        <w:rPr>
          <w:spacing w:val="-3"/>
          <w:sz w:val="18"/>
        </w:rPr>
        <w:t xml:space="preserve"> </w:t>
      </w:r>
      <w:r>
        <w:rPr>
          <w:sz w:val="18"/>
        </w:rPr>
        <w:t>Proposed</w:t>
      </w:r>
      <w:r>
        <w:rPr>
          <w:spacing w:val="-4"/>
          <w:sz w:val="18"/>
        </w:rPr>
        <w:t xml:space="preserve"> </w:t>
      </w:r>
      <w:r>
        <w:rPr>
          <w:spacing w:val="-2"/>
          <w:sz w:val="18"/>
        </w:rPr>
        <w:t>Project</w:t>
      </w:r>
    </w:p>
    <w:p w14:paraId="0AF2D618" w14:textId="77777777" w:rsidR="00E21A6E" w:rsidRDefault="00E21A6E">
      <w:pPr>
        <w:pStyle w:val="BodyText"/>
        <w:spacing w:before="170"/>
        <w:rPr>
          <w:sz w:val="20"/>
        </w:rPr>
      </w:pPr>
    </w:p>
    <w:tbl>
      <w:tblPr>
        <w:tblW w:w="0" w:type="auto"/>
        <w:tblInd w:w="4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18"/>
        <w:gridCol w:w="3240"/>
        <w:gridCol w:w="3060"/>
      </w:tblGrid>
      <w:tr w:rsidR="00E21A6E" w14:paraId="10D87DC0" w14:textId="77777777">
        <w:trPr>
          <w:trHeight w:val="580"/>
        </w:trPr>
        <w:tc>
          <w:tcPr>
            <w:tcW w:w="3118" w:type="dxa"/>
            <w:vMerge w:val="restart"/>
          </w:tcPr>
          <w:p w14:paraId="210C03FA" w14:textId="77777777" w:rsidR="00E21A6E" w:rsidRDefault="008779A1">
            <w:pPr>
              <w:pStyle w:val="TableParagraph"/>
              <w:spacing w:before="99"/>
              <w:rPr>
                <w:b/>
                <w:sz w:val="24"/>
              </w:rPr>
            </w:pPr>
            <w:r>
              <w:rPr>
                <w:b/>
                <w:sz w:val="24"/>
              </w:rPr>
              <w:t xml:space="preserve">Tools And </w:t>
            </w:r>
            <w:r>
              <w:rPr>
                <w:b/>
                <w:spacing w:val="-2"/>
                <w:sz w:val="24"/>
              </w:rPr>
              <w:t>Technologies</w:t>
            </w:r>
          </w:p>
        </w:tc>
        <w:tc>
          <w:tcPr>
            <w:tcW w:w="3240" w:type="dxa"/>
          </w:tcPr>
          <w:p w14:paraId="65015C91" w14:textId="77777777" w:rsidR="00E21A6E" w:rsidRDefault="008779A1">
            <w:pPr>
              <w:pStyle w:val="TableParagraph"/>
              <w:spacing w:before="99"/>
              <w:rPr>
                <w:b/>
              </w:rPr>
            </w:pPr>
            <w:r>
              <w:rPr>
                <w:b/>
                <w:spacing w:val="-2"/>
              </w:rPr>
              <w:t>Tools</w:t>
            </w:r>
          </w:p>
        </w:tc>
        <w:tc>
          <w:tcPr>
            <w:tcW w:w="3060" w:type="dxa"/>
          </w:tcPr>
          <w:p w14:paraId="00492336" w14:textId="77777777" w:rsidR="00E21A6E" w:rsidRDefault="008779A1">
            <w:pPr>
              <w:pStyle w:val="TableParagraph"/>
              <w:spacing w:before="99"/>
              <w:rPr>
                <w:b/>
              </w:rPr>
            </w:pPr>
            <w:r>
              <w:rPr>
                <w:b/>
                <w:spacing w:val="-2"/>
              </w:rPr>
              <w:t>Rationale</w:t>
            </w:r>
          </w:p>
        </w:tc>
      </w:tr>
      <w:tr w:rsidR="00E21A6E" w14:paraId="253BE978" w14:textId="77777777">
        <w:trPr>
          <w:trHeight w:val="577"/>
        </w:trPr>
        <w:tc>
          <w:tcPr>
            <w:tcW w:w="3118" w:type="dxa"/>
            <w:vMerge/>
            <w:tcBorders>
              <w:top w:val="nil"/>
            </w:tcBorders>
          </w:tcPr>
          <w:p w14:paraId="5C5CEBE4" w14:textId="77777777" w:rsidR="00E21A6E" w:rsidRDefault="00E21A6E">
            <w:pPr>
              <w:rPr>
                <w:sz w:val="2"/>
                <w:szCs w:val="2"/>
              </w:rPr>
            </w:pPr>
          </w:p>
        </w:tc>
        <w:tc>
          <w:tcPr>
            <w:tcW w:w="3240" w:type="dxa"/>
          </w:tcPr>
          <w:p w14:paraId="73D27A6C" w14:textId="07E7C9D9" w:rsidR="00E21A6E" w:rsidRDefault="008779A1">
            <w:pPr>
              <w:pStyle w:val="TableParagraph"/>
            </w:pPr>
            <w:del w:id="46" w:author="Sumaiya Masood" w:date="2026-08-07T06:24:00Z">
              <w:r>
                <w:delText>Python</w:delText>
              </w:r>
              <w:r>
                <w:rPr>
                  <w:spacing w:val="-3"/>
                </w:rPr>
                <w:delText xml:space="preserve"> </w:delText>
              </w:r>
              <w:r>
                <w:rPr>
                  <w:spacing w:val="-4"/>
                </w:rPr>
                <w:delText>Pyqt</w:delText>
              </w:r>
            </w:del>
            <w:ins w:id="47" w:author="Sumaiya Masood" w:date="2026-08-07T06:24:00Z">
              <w:r w:rsidR="009D1DEA">
                <w:t>React.js</w:t>
              </w:r>
            </w:ins>
          </w:p>
        </w:tc>
        <w:tc>
          <w:tcPr>
            <w:tcW w:w="3060" w:type="dxa"/>
          </w:tcPr>
          <w:p w14:paraId="6CAF8987" w14:textId="77777777" w:rsidR="00E21A6E" w:rsidRDefault="008779A1">
            <w:pPr>
              <w:pStyle w:val="TableParagraph"/>
            </w:pPr>
            <w:r>
              <w:t>Frontend</w:t>
            </w:r>
            <w:r>
              <w:rPr>
                <w:spacing w:val="-1"/>
              </w:rPr>
              <w:t xml:space="preserve"> </w:t>
            </w:r>
            <w:r>
              <w:rPr>
                <w:spacing w:val="-2"/>
              </w:rPr>
              <w:t>Development</w:t>
            </w:r>
          </w:p>
        </w:tc>
      </w:tr>
      <w:tr w:rsidR="00E21A6E" w14:paraId="5E166B28" w14:textId="77777777">
        <w:trPr>
          <w:trHeight w:val="580"/>
        </w:trPr>
        <w:tc>
          <w:tcPr>
            <w:tcW w:w="3118" w:type="dxa"/>
            <w:vMerge/>
            <w:tcBorders>
              <w:top w:val="nil"/>
            </w:tcBorders>
          </w:tcPr>
          <w:p w14:paraId="067869F4" w14:textId="77777777" w:rsidR="00E21A6E" w:rsidRDefault="00E21A6E">
            <w:pPr>
              <w:rPr>
                <w:sz w:val="2"/>
                <w:szCs w:val="2"/>
              </w:rPr>
            </w:pPr>
          </w:p>
        </w:tc>
        <w:tc>
          <w:tcPr>
            <w:tcW w:w="3240" w:type="dxa"/>
          </w:tcPr>
          <w:p w14:paraId="54856272" w14:textId="32D128A7" w:rsidR="00E21A6E" w:rsidRDefault="008779A1">
            <w:pPr>
              <w:pStyle w:val="TableParagraph"/>
            </w:pPr>
            <w:r>
              <w:t>Python</w:t>
            </w:r>
            <w:r>
              <w:rPr>
                <w:spacing w:val="-5"/>
              </w:rPr>
              <w:t xml:space="preserve"> </w:t>
            </w:r>
            <w:r>
              <w:t>(Fast</w:t>
            </w:r>
            <w:r>
              <w:rPr>
                <w:spacing w:val="-1"/>
              </w:rPr>
              <w:t xml:space="preserve"> </w:t>
            </w:r>
            <w:r>
              <w:rPr>
                <w:spacing w:val="-4"/>
              </w:rPr>
              <w:t>API)</w:t>
            </w:r>
            <w:ins w:id="48" w:author="Sumaiya Masood" w:date="2026-08-07T06:24:00Z">
              <w:r w:rsidR="009D1DEA">
                <w:rPr>
                  <w:spacing w:val="-4"/>
                </w:rPr>
                <w:t xml:space="preserve"> + Python </w:t>
              </w:r>
              <w:proofErr w:type="spellStart"/>
              <w:r w:rsidR="009D1DEA">
                <w:rPr>
                  <w:spacing w:val="-4"/>
                </w:rPr>
                <w:t>pyQt</w:t>
              </w:r>
            </w:ins>
            <w:proofErr w:type="spellEnd"/>
          </w:p>
        </w:tc>
        <w:tc>
          <w:tcPr>
            <w:tcW w:w="3060" w:type="dxa"/>
          </w:tcPr>
          <w:p w14:paraId="1C1EA115" w14:textId="77777777" w:rsidR="00E21A6E" w:rsidRDefault="008779A1">
            <w:pPr>
              <w:pStyle w:val="TableParagraph"/>
            </w:pPr>
            <w:r>
              <w:t>Backend</w:t>
            </w:r>
            <w:r>
              <w:rPr>
                <w:spacing w:val="-4"/>
              </w:rPr>
              <w:t xml:space="preserve"> </w:t>
            </w:r>
            <w:r>
              <w:rPr>
                <w:spacing w:val="-2"/>
              </w:rPr>
              <w:t>Development</w:t>
            </w:r>
          </w:p>
        </w:tc>
      </w:tr>
      <w:tr w:rsidR="00E21A6E" w14:paraId="0CA1DE6F" w14:textId="77777777">
        <w:trPr>
          <w:trHeight w:val="959"/>
        </w:trPr>
        <w:tc>
          <w:tcPr>
            <w:tcW w:w="3118" w:type="dxa"/>
            <w:vMerge/>
            <w:tcBorders>
              <w:top w:val="nil"/>
            </w:tcBorders>
          </w:tcPr>
          <w:p w14:paraId="1D19D724" w14:textId="77777777" w:rsidR="00E21A6E" w:rsidRDefault="00E21A6E">
            <w:pPr>
              <w:rPr>
                <w:sz w:val="2"/>
                <w:szCs w:val="2"/>
              </w:rPr>
            </w:pPr>
          </w:p>
        </w:tc>
        <w:tc>
          <w:tcPr>
            <w:tcW w:w="3240" w:type="dxa"/>
          </w:tcPr>
          <w:p w14:paraId="035F525A" w14:textId="77777777" w:rsidR="00E21A6E" w:rsidRDefault="008779A1">
            <w:pPr>
              <w:pStyle w:val="TableParagraph"/>
              <w:spacing w:line="360" w:lineRule="auto"/>
              <w:ind w:right="914"/>
            </w:pPr>
            <w:r>
              <w:t>Web</w:t>
            </w:r>
            <w:r>
              <w:rPr>
                <w:spacing w:val="80"/>
              </w:rPr>
              <w:t xml:space="preserve"> </w:t>
            </w:r>
            <w:r>
              <w:t>Sockets</w:t>
            </w:r>
            <w:r>
              <w:rPr>
                <w:spacing w:val="80"/>
              </w:rPr>
              <w:t xml:space="preserve"> </w:t>
            </w:r>
            <w:r>
              <w:t>and REST API</w:t>
            </w:r>
          </w:p>
        </w:tc>
        <w:tc>
          <w:tcPr>
            <w:tcW w:w="3060" w:type="dxa"/>
          </w:tcPr>
          <w:p w14:paraId="7AE70B1A" w14:textId="77777777" w:rsidR="00E21A6E" w:rsidRDefault="008779A1">
            <w:pPr>
              <w:pStyle w:val="TableParagraph"/>
            </w:pPr>
            <w:r>
              <w:t>LAN</w:t>
            </w:r>
            <w:r>
              <w:rPr>
                <w:spacing w:val="-5"/>
              </w:rPr>
              <w:t xml:space="preserve"> </w:t>
            </w:r>
            <w:r>
              <w:rPr>
                <w:spacing w:val="-2"/>
              </w:rPr>
              <w:t>Communication</w:t>
            </w:r>
          </w:p>
        </w:tc>
      </w:tr>
      <w:tr w:rsidR="00E21A6E" w14:paraId="6518F098" w14:textId="77777777">
        <w:trPr>
          <w:trHeight w:val="959"/>
        </w:trPr>
        <w:tc>
          <w:tcPr>
            <w:tcW w:w="3118" w:type="dxa"/>
            <w:vMerge/>
            <w:tcBorders>
              <w:top w:val="nil"/>
            </w:tcBorders>
          </w:tcPr>
          <w:p w14:paraId="38DEF0B6" w14:textId="77777777" w:rsidR="00E21A6E" w:rsidRDefault="00E21A6E">
            <w:pPr>
              <w:rPr>
                <w:sz w:val="2"/>
                <w:szCs w:val="2"/>
              </w:rPr>
            </w:pPr>
          </w:p>
        </w:tc>
        <w:tc>
          <w:tcPr>
            <w:tcW w:w="3240" w:type="dxa"/>
          </w:tcPr>
          <w:p w14:paraId="5BC54C49" w14:textId="77777777" w:rsidR="00E21A6E" w:rsidRDefault="008779A1">
            <w:pPr>
              <w:pStyle w:val="TableParagraph"/>
            </w:pPr>
            <w:proofErr w:type="spellStart"/>
            <w:r>
              <w:rPr>
                <w:spacing w:val="-2"/>
              </w:rPr>
              <w:t>Skfuzzy</w:t>
            </w:r>
            <w:proofErr w:type="spellEnd"/>
          </w:p>
        </w:tc>
        <w:tc>
          <w:tcPr>
            <w:tcW w:w="3060" w:type="dxa"/>
          </w:tcPr>
          <w:p w14:paraId="3B0C6203" w14:textId="77777777" w:rsidR="00E21A6E" w:rsidRDefault="008779A1">
            <w:pPr>
              <w:pStyle w:val="TableParagraph"/>
              <w:tabs>
                <w:tab w:val="left" w:pos="899"/>
                <w:tab w:val="left" w:pos="1604"/>
                <w:tab w:val="left" w:pos="2127"/>
              </w:tabs>
              <w:spacing w:line="360" w:lineRule="auto"/>
              <w:ind w:right="162"/>
            </w:pPr>
            <w:r>
              <w:rPr>
                <w:spacing w:val="-4"/>
              </w:rPr>
              <w:t>Fuzzy</w:t>
            </w:r>
            <w:r>
              <w:tab/>
            </w:r>
            <w:r>
              <w:rPr>
                <w:spacing w:val="-2"/>
              </w:rPr>
              <w:t>logic</w:t>
            </w:r>
            <w:r>
              <w:tab/>
            </w:r>
            <w:r>
              <w:rPr>
                <w:spacing w:val="-4"/>
              </w:rPr>
              <w:t>for</w:t>
            </w:r>
            <w:r>
              <w:tab/>
            </w:r>
            <w:r>
              <w:rPr>
                <w:spacing w:val="-2"/>
              </w:rPr>
              <w:t>cheating detection</w:t>
            </w:r>
          </w:p>
        </w:tc>
      </w:tr>
      <w:tr w:rsidR="00E21A6E" w14:paraId="2A5F1F9B" w14:textId="77777777">
        <w:trPr>
          <w:trHeight w:val="580"/>
        </w:trPr>
        <w:tc>
          <w:tcPr>
            <w:tcW w:w="3118" w:type="dxa"/>
            <w:vMerge/>
            <w:tcBorders>
              <w:top w:val="nil"/>
            </w:tcBorders>
          </w:tcPr>
          <w:p w14:paraId="08D2D974" w14:textId="77777777" w:rsidR="00E21A6E" w:rsidRDefault="00E21A6E">
            <w:pPr>
              <w:rPr>
                <w:sz w:val="2"/>
                <w:szCs w:val="2"/>
              </w:rPr>
            </w:pPr>
          </w:p>
        </w:tc>
        <w:tc>
          <w:tcPr>
            <w:tcW w:w="3240" w:type="dxa"/>
          </w:tcPr>
          <w:p w14:paraId="1BECEFA4" w14:textId="0BB0227C" w:rsidR="00E21A6E" w:rsidRDefault="008779A1">
            <w:pPr>
              <w:pStyle w:val="TableParagraph"/>
            </w:pPr>
            <w:del w:id="49" w:author="Sumaiya Masood" w:date="2026-08-07T06:24:00Z">
              <w:r>
                <w:delText>API</w:delText>
              </w:r>
              <w:r>
                <w:rPr>
                  <w:spacing w:val="-5"/>
                </w:rPr>
                <w:delText xml:space="preserve"> Key</w:delText>
              </w:r>
            </w:del>
            <w:ins w:id="50" w:author="Sumaiya Masood" w:date="2026-08-07T06:24:00Z">
              <w:r w:rsidR="009D1DEA">
                <w:t xml:space="preserve">Test Cases/Moss </w:t>
              </w:r>
            </w:ins>
          </w:p>
        </w:tc>
        <w:tc>
          <w:tcPr>
            <w:tcW w:w="3060" w:type="dxa"/>
          </w:tcPr>
          <w:p w14:paraId="6BB21867" w14:textId="77777777" w:rsidR="00E21A6E" w:rsidRDefault="008779A1">
            <w:pPr>
              <w:pStyle w:val="TableParagraph"/>
            </w:pPr>
            <w:r>
              <w:t>AI</w:t>
            </w:r>
            <w:r>
              <w:rPr>
                <w:spacing w:val="-4"/>
              </w:rPr>
              <w:t xml:space="preserve"> </w:t>
            </w:r>
            <w:r>
              <w:t>Exam</w:t>
            </w:r>
            <w:r>
              <w:rPr>
                <w:spacing w:val="-1"/>
              </w:rPr>
              <w:t xml:space="preserve"> </w:t>
            </w:r>
            <w:r>
              <w:rPr>
                <w:spacing w:val="-2"/>
              </w:rPr>
              <w:t>Checking</w:t>
            </w:r>
          </w:p>
        </w:tc>
      </w:tr>
      <w:tr w:rsidR="00E21A6E" w14:paraId="671A9C19" w14:textId="77777777">
        <w:trPr>
          <w:trHeight w:val="580"/>
        </w:trPr>
        <w:tc>
          <w:tcPr>
            <w:tcW w:w="3118" w:type="dxa"/>
            <w:vMerge/>
            <w:tcBorders>
              <w:top w:val="nil"/>
            </w:tcBorders>
          </w:tcPr>
          <w:p w14:paraId="1E4C3E46" w14:textId="77777777" w:rsidR="00E21A6E" w:rsidRDefault="00E21A6E">
            <w:pPr>
              <w:rPr>
                <w:sz w:val="2"/>
                <w:szCs w:val="2"/>
              </w:rPr>
            </w:pPr>
          </w:p>
        </w:tc>
        <w:tc>
          <w:tcPr>
            <w:tcW w:w="3240" w:type="dxa"/>
          </w:tcPr>
          <w:p w14:paraId="6DFDC969" w14:textId="77777777" w:rsidR="00E21A6E" w:rsidRDefault="008779A1">
            <w:pPr>
              <w:pStyle w:val="TableParagraph"/>
              <w:spacing w:before="95"/>
            </w:pPr>
            <w:r>
              <w:t>SHA256</w:t>
            </w:r>
            <w:r>
              <w:rPr>
                <w:spacing w:val="-4"/>
              </w:rPr>
              <w:t xml:space="preserve"> </w:t>
            </w:r>
            <w:r>
              <w:rPr>
                <w:spacing w:val="-2"/>
              </w:rPr>
              <w:t>Hashing</w:t>
            </w:r>
          </w:p>
        </w:tc>
        <w:tc>
          <w:tcPr>
            <w:tcW w:w="3060" w:type="dxa"/>
          </w:tcPr>
          <w:p w14:paraId="3C24B403" w14:textId="77777777" w:rsidR="00E21A6E" w:rsidRDefault="008779A1">
            <w:pPr>
              <w:pStyle w:val="TableParagraph"/>
              <w:spacing w:before="95"/>
            </w:pPr>
            <w:r>
              <w:t>File</w:t>
            </w:r>
            <w:r>
              <w:rPr>
                <w:spacing w:val="1"/>
              </w:rPr>
              <w:t xml:space="preserve"> </w:t>
            </w:r>
            <w:r>
              <w:rPr>
                <w:spacing w:val="-2"/>
              </w:rPr>
              <w:t>Security</w:t>
            </w:r>
          </w:p>
        </w:tc>
      </w:tr>
      <w:tr w:rsidR="00E21A6E" w14:paraId="3C64B96D" w14:textId="77777777">
        <w:trPr>
          <w:trHeight w:val="580"/>
        </w:trPr>
        <w:tc>
          <w:tcPr>
            <w:tcW w:w="3118" w:type="dxa"/>
            <w:vMerge/>
            <w:tcBorders>
              <w:top w:val="nil"/>
            </w:tcBorders>
          </w:tcPr>
          <w:p w14:paraId="02E35017" w14:textId="77777777" w:rsidR="00E21A6E" w:rsidRDefault="00E21A6E">
            <w:pPr>
              <w:rPr>
                <w:sz w:val="2"/>
                <w:szCs w:val="2"/>
              </w:rPr>
            </w:pPr>
          </w:p>
        </w:tc>
        <w:tc>
          <w:tcPr>
            <w:tcW w:w="3240" w:type="dxa"/>
          </w:tcPr>
          <w:p w14:paraId="65843022" w14:textId="01FFF9EF" w:rsidR="00E21A6E" w:rsidRDefault="008779A1">
            <w:pPr>
              <w:pStyle w:val="TableParagraph"/>
            </w:pPr>
            <w:del w:id="51" w:author="Sumaiya Masood" w:date="2026-08-07T06:24:00Z">
              <w:r>
                <w:delText>PostgreSQL/</w:delText>
              </w:r>
              <w:r>
                <w:rPr>
                  <w:spacing w:val="-3"/>
                </w:rPr>
                <w:delText xml:space="preserve"> </w:delText>
              </w:r>
              <w:r>
                <w:delText>SQL</w:delText>
              </w:r>
              <w:r>
                <w:rPr>
                  <w:spacing w:val="-3"/>
                </w:rPr>
                <w:delText xml:space="preserve"> </w:delText>
              </w:r>
              <w:r>
                <w:rPr>
                  <w:spacing w:val="-4"/>
                </w:rPr>
                <w:delText>Lite</w:delText>
              </w:r>
            </w:del>
            <w:ins w:id="52" w:author="Sumaiya Masood" w:date="2026-08-07T06:24:00Z">
              <w:r w:rsidR="009D1DEA">
                <w:t>Firebase/Neon storage</w:t>
              </w:r>
            </w:ins>
          </w:p>
        </w:tc>
        <w:tc>
          <w:tcPr>
            <w:tcW w:w="3060" w:type="dxa"/>
          </w:tcPr>
          <w:p w14:paraId="1B3787E2" w14:textId="77777777" w:rsidR="00E21A6E" w:rsidRDefault="008779A1">
            <w:pPr>
              <w:pStyle w:val="TableParagraph"/>
            </w:pPr>
            <w:r>
              <w:rPr>
                <w:spacing w:val="-2"/>
              </w:rPr>
              <w:t>Database</w:t>
            </w:r>
          </w:p>
        </w:tc>
      </w:tr>
    </w:tbl>
    <w:p w14:paraId="7F2A59A5" w14:textId="77777777" w:rsidR="00E21A6E" w:rsidRDefault="00E21A6E">
      <w:pPr>
        <w:pStyle w:val="TableParagraph"/>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6BE00FC" w14:textId="77777777" w:rsidR="00E21A6E" w:rsidRDefault="008779A1">
      <w:pPr>
        <w:pStyle w:val="Heading1"/>
        <w:numPr>
          <w:ilvl w:val="0"/>
          <w:numId w:val="8"/>
        </w:numPr>
        <w:tabs>
          <w:tab w:val="left" w:pos="782"/>
        </w:tabs>
        <w:spacing w:before="78"/>
        <w:ind w:left="782" w:hanging="422"/>
      </w:pPr>
      <w:bookmarkStart w:id="53" w:name="_bookmark21"/>
      <w:bookmarkEnd w:id="53"/>
      <w:r>
        <w:lastRenderedPageBreak/>
        <w:t>Project</w:t>
      </w:r>
      <w:r>
        <w:rPr>
          <w:spacing w:val="-6"/>
        </w:rPr>
        <w:t xml:space="preserve"> </w:t>
      </w:r>
      <w:r>
        <w:t>Stakeholders</w:t>
      </w:r>
      <w:r>
        <w:rPr>
          <w:spacing w:val="-7"/>
        </w:rPr>
        <w:t xml:space="preserve"> </w:t>
      </w:r>
      <w:r>
        <w:t>and</w:t>
      </w:r>
      <w:r>
        <w:rPr>
          <w:spacing w:val="-6"/>
        </w:rPr>
        <w:t xml:space="preserve"> </w:t>
      </w:r>
      <w:r>
        <w:rPr>
          <w:spacing w:val="-2"/>
        </w:rPr>
        <w:t>Roles</w:t>
      </w:r>
    </w:p>
    <w:p w14:paraId="123888B5" w14:textId="77777777" w:rsidR="00E21A6E" w:rsidRDefault="008779A1">
      <w:pPr>
        <w:spacing w:before="165"/>
        <w:ind w:left="360"/>
        <w:rPr>
          <w:sz w:val="18"/>
        </w:rPr>
      </w:pPr>
      <w:r>
        <w:rPr>
          <w:b/>
          <w:sz w:val="18"/>
        </w:rPr>
        <w:t>Table</w:t>
      </w:r>
      <w:r>
        <w:rPr>
          <w:b/>
          <w:spacing w:val="-2"/>
          <w:sz w:val="18"/>
        </w:rPr>
        <w:t xml:space="preserve"> </w:t>
      </w:r>
      <w:r>
        <w:rPr>
          <w:b/>
          <w:sz w:val="18"/>
        </w:rPr>
        <w:t xml:space="preserve">3. </w:t>
      </w:r>
      <w:r>
        <w:rPr>
          <w:sz w:val="18"/>
        </w:rPr>
        <w:t>Team</w:t>
      </w:r>
      <w:r>
        <w:rPr>
          <w:spacing w:val="-4"/>
          <w:sz w:val="18"/>
        </w:rPr>
        <w:t xml:space="preserve"> </w:t>
      </w:r>
      <w:r>
        <w:rPr>
          <w:sz w:val="18"/>
        </w:rPr>
        <w:t>Member</w:t>
      </w:r>
      <w:r>
        <w:rPr>
          <w:spacing w:val="-1"/>
          <w:sz w:val="18"/>
        </w:rPr>
        <w:t xml:space="preserve"> </w:t>
      </w:r>
      <w:r>
        <w:rPr>
          <w:sz w:val="18"/>
        </w:rPr>
        <w:t>Work</w:t>
      </w:r>
      <w:r>
        <w:rPr>
          <w:spacing w:val="-2"/>
          <w:sz w:val="18"/>
        </w:rPr>
        <w:t xml:space="preserve"> </w:t>
      </w:r>
      <w:r>
        <w:rPr>
          <w:sz w:val="18"/>
        </w:rPr>
        <w:t>Division for</w:t>
      </w:r>
      <w:r>
        <w:rPr>
          <w:spacing w:val="-3"/>
          <w:sz w:val="18"/>
        </w:rPr>
        <w:t xml:space="preserve"> </w:t>
      </w:r>
      <w:r>
        <w:rPr>
          <w:sz w:val="18"/>
        </w:rPr>
        <w:t>Proposed</w:t>
      </w:r>
      <w:r>
        <w:rPr>
          <w:spacing w:val="-4"/>
          <w:sz w:val="18"/>
        </w:rPr>
        <w:t xml:space="preserve"> </w:t>
      </w:r>
      <w:r>
        <w:rPr>
          <w:spacing w:val="-2"/>
          <w:sz w:val="18"/>
        </w:rPr>
        <w:t>Project</w:t>
      </w:r>
    </w:p>
    <w:p w14:paraId="1DE15455" w14:textId="77777777" w:rsidR="00E21A6E" w:rsidRDefault="00E21A6E">
      <w:pPr>
        <w:pStyle w:val="BodyText"/>
        <w:spacing w:before="6"/>
        <w:rPr>
          <w:sz w:val="9"/>
        </w:rPr>
      </w:pPr>
    </w:p>
    <w:tbl>
      <w:tblPr>
        <w:tblW w:w="0" w:type="auto"/>
        <w:tblInd w:w="4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98"/>
        <w:gridCol w:w="7728"/>
      </w:tblGrid>
      <w:tr w:rsidR="00E21A6E" w14:paraId="48576FAE" w14:textId="77777777">
        <w:trPr>
          <w:trHeight w:val="1025"/>
        </w:trPr>
        <w:tc>
          <w:tcPr>
            <w:tcW w:w="1798" w:type="dxa"/>
            <w:tcBorders>
              <w:bottom w:val="single" w:sz="18" w:space="0" w:color="000000"/>
            </w:tcBorders>
          </w:tcPr>
          <w:p w14:paraId="686D0CC7" w14:textId="77777777" w:rsidR="00E21A6E" w:rsidRDefault="008779A1">
            <w:pPr>
              <w:pStyle w:val="TableParagraph"/>
              <w:spacing w:before="99" w:line="360" w:lineRule="auto"/>
              <w:ind w:left="98" w:right="833"/>
              <w:rPr>
                <w:b/>
                <w:sz w:val="24"/>
              </w:rPr>
            </w:pPr>
            <w:r>
              <w:rPr>
                <w:b/>
                <w:spacing w:val="-2"/>
                <w:sz w:val="24"/>
              </w:rPr>
              <w:t>Project Sponsor</w:t>
            </w:r>
          </w:p>
        </w:tc>
        <w:tc>
          <w:tcPr>
            <w:tcW w:w="7728" w:type="dxa"/>
            <w:tcBorders>
              <w:bottom w:val="single" w:sz="18" w:space="0" w:color="000000"/>
            </w:tcBorders>
          </w:tcPr>
          <w:p w14:paraId="3A902E92" w14:textId="77777777" w:rsidR="00E21A6E" w:rsidRDefault="008779A1">
            <w:pPr>
              <w:pStyle w:val="TableParagraph"/>
              <w:ind w:left="373"/>
            </w:pPr>
            <w:r>
              <w:t>Air</w:t>
            </w:r>
            <w:r>
              <w:rPr>
                <w:spacing w:val="-6"/>
              </w:rPr>
              <w:t xml:space="preserve"> </w:t>
            </w:r>
            <w:r>
              <w:t>University</w:t>
            </w:r>
            <w:r>
              <w:rPr>
                <w:spacing w:val="-5"/>
              </w:rPr>
              <w:t xml:space="preserve"> </w:t>
            </w:r>
            <w:r>
              <w:rPr>
                <w:spacing w:val="-2"/>
              </w:rPr>
              <w:t>Islamabad</w:t>
            </w:r>
          </w:p>
        </w:tc>
      </w:tr>
      <w:tr w:rsidR="00E21A6E" w14:paraId="7BBD79FB" w14:textId="77777777">
        <w:trPr>
          <w:trHeight w:val="2094"/>
        </w:trPr>
        <w:tc>
          <w:tcPr>
            <w:tcW w:w="1798" w:type="dxa"/>
            <w:tcBorders>
              <w:top w:val="single" w:sz="18" w:space="0" w:color="000000"/>
            </w:tcBorders>
          </w:tcPr>
          <w:p w14:paraId="5D643B7A" w14:textId="77777777" w:rsidR="00E21A6E" w:rsidRDefault="008779A1">
            <w:pPr>
              <w:pStyle w:val="TableParagraph"/>
              <w:spacing w:before="96"/>
              <w:ind w:left="98"/>
              <w:rPr>
                <w:b/>
                <w:sz w:val="24"/>
              </w:rPr>
            </w:pPr>
            <w:r>
              <w:rPr>
                <w:b/>
                <w:spacing w:val="-2"/>
                <w:sz w:val="24"/>
              </w:rPr>
              <w:t>Stakeholder</w:t>
            </w:r>
          </w:p>
        </w:tc>
        <w:tc>
          <w:tcPr>
            <w:tcW w:w="7728" w:type="dxa"/>
            <w:tcBorders>
              <w:top w:val="single" w:sz="18" w:space="0" w:color="000000"/>
            </w:tcBorders>
          </w:tcPr>
          <w:p w14:paraId="694AAC48" w14:textId="77777777" w:rsidR="00E21A6E" w:rsidRDefault="008779A1">
            <w:pPr>
              <w:pStyle w:val="TableParagraph"/>
              <w:numPr>
                <w:ilvl w:val="0"/>
                <w:numId w:val="6"/>
              </w:numPr>
              <w:tabs>
                <w:tab w:val="left" w:pos="608"/>
              </w:tabs>
              <w:spacing w:before="91"/>
              <w:ind w:left="608" w:hanging="129"/>
            </w:pPr>
            <w:r>
              <w:t>Manahil</w:t>
            </w:r>
            <w:r>
              <w:rPr>
                <w:spacing w:val="-6"/>
              </w:rPr>
              <w:t xml:space="preserve"> </w:t>
            </w:r>
            <w:r>
              <w:rPr>
                <w:spacing w:val="-4"/>
              </w:rPr>
              <w:t>Ahmad</w:t>
            </w:r>
          </w:p>
          <w:p w14:paraId="70C034BF" w14:textId="77777777" w:rsidR="00E21A6E" w:rsidRDefault="008779A1">
            <w:pPr>
              <w:pStyle w:val="TableParagraph"/>
              <w:numPr>
                <w:ilvl w:val="0"/>
                <w:numId w:val="6"/>
              </w:numPr>
              <w:tabs>
                <w:tab w:val="left" w:pos="608"/>
              </w:tabs>
              <w:spacing w:before="126"/>
              <w:ind w:left="608" w:hanging="129"/>
            </w:pPr>
            <w:r>
              <w:t>Sumaiyyah</w:t>
            </w:r>
            <w:r>
              <w:rPr>
                <w:spacing w:val="-10"/>
              </w:rPr>
              <w:t xml:space="preserve"> </w:t>
            </w:r>
            <w:r>
              <w:rPr>
                <w:spacing w:val="-2"/>
              </w:rPr>
              <w:t>Masood</w:t>
            </w:r>
          </w:p>
          <w:p w14:paraId="18B4877D" w14:textId="77777777" w:rsidR="00E21A6E" w:rsidRDefault="008779A1">
            <w:pPr>
              <w:pStyle w:val="TableParagraph"/>
              <w:numPr>
                <w:ilvl w:val="0"/>
                <w:numId w:val="6"/>
              </w:numPr>
              <w:tabs>
                <w:tab w:val="left" w:pos="608"/>
              </w:tabs>
              <w:spacing w:before="126"/>
              <w:ind w:left="608" w:hanging="129"/>
            </w:pPr>
            <w:r>
              <w:t>Shanawar</w:t>
            </w:r>
            <w:r>
              <w:rPr>
                <w:spacing w:val="-7"/>
              </w:rPr>
              <w:t xml:space="preserve"> </w:t>
            </w:r>
            <w:r>
              <w:rPr>
                <w:spacing w:val="-4"/>
              </w:rPr>
              <w:t>Raza</w:t>
            </w:r>
          </w:p>
          <w:p w14:paraId="60BE82E0" w14:textId="77777777" w:rsidR="00E21A6E" w:rsidRDefault="008779A1">
            <w:pPr>
              <w:pStyle w:val="TableParagraph"/>
              <w:numPr>
                <w:ilvl w:val="0"/>
                <w:numId w:val="6"/>
              </w:numPr>
              <w:tabs>
                <w:tab w:val="left" w:pos="608"/>
              </w:tabs>
              <w:spacing w:before="127"/>
              <w:ind w:left="608" w:hanging="129"/>
            </w:pPr>
            <w:r>
              <w:t>Dr</w:t>
            </w:r>
            <w:r>
              <w:rPr>
                <w:spacing w:val="-4"/>
              </w:rPr>
              <w:t xml:space="preserve"> </w:t>
            </w:r>
            <w:r>
              <w:t>Sumaira</w:t>
            </w:r>
            <w:r>
              <w:rPr>
                <w:spacing w:val="-3"/>
              </w:rPr>
              <w:t xml:space="preserve"> </w:t>
            </w:r>
            <w:r>
              <w:t>Fareed</w:t>
            </w:r>
            <w:r>
              <w:rPr>
                <w:spacing w:val="-4"/>
              </w:rPr>
              <w:t xml:space="preserve"> </w:t>
            </w:r>
            <w:r>
              <w:rPr>
                <w:spacing w:val="-2"/>
              </w:rPr>
              <w:t>(Supervisor)</w:t>
            </w:r>
          </w:p>
          <w:p w14:paraId="07AFBB9F" w14:textId="77777777" w:rsidR="00E21A6E" w:rsidRDefault="008779A1">
            <w:pPr>
              <w:pStyle w:val="TableParagraph"/>
              <w:numPr>
                <w:ilvl w:val="0"/>
                <w:numId w:val="6"/>
              </w:numPr>
              <w:tabs>
                <w:tab w:val="left" w:pos="608"/>
              </w:tabs>
              <w:spacing w:before="126"/>
              <w:ind w:left="608" w:hanging="129"/>
            </w:pPr>
            <w:r>
              <w:t>Final</w:t>
            </w:r>
            <w:r>
              <w:rPr>
                <w:spacing w:val="-7"/>
              </w:rPr>
              <w:t xml:space="preserve"> </w:t>
            </w:r>
            <w:r>
              <w:t>Year</w:t>
            </w:r>
            <w:r>
              <w:rPr>
                <w:spacing w:val="-5"/>
              </w:rPr>
              <w:t xml:space="preserve"> </w:t>
            </w:r>
            <w:r>
              <w:t>Project</w:t>
            </w:r>
            <w:r>
              <w:rPr>
                <w:spacing w:val="-4"/>
              </w:rPr>
              <w:t xml:space="preserve"> </w:t>
            </w:r>
            <w:r>
              <w:t>Committee:</w:t>
            </w:r>
            <w:r>
              <w:rPr>
                <w:spacing w:val="-4"/>
              </w:rPr>
              <w:t xml:space="preserve"> </w:t>
            </w:r>
            <w:r>
              <w:t>Evaluation</w:t>
            </w:r>
            <w:r>
              <w:rPr>
                <w:spacing w:val="-5"/>
              </w:rPr>
              <w:t xml:space="preserve"> </w:t>
            </w:r>
            <w:r>
              <w:t>of</w:t>
            </w:r>
            <w:r>
              <w:rPr>
                <w:spacing w:val="-5"/>
              </w:rPr>
              <w:t xml:space="preserve"> </w:t>
            </w:r>
            <w:r>
              <w:rPr>
                <w:spacing w:val="-2"/>
              </w:rPr>
              <w:t>project</w:t>
            </w:r>
          </w:p>
        </w:tc>
      </w:tr>
    </w:tbl>
    <w:p w14:paraId="2EFD8D5E" w14:textId="77777777" w:rsidR="00E21A6E" w:rsidRDefault="00E21A6E">
      <w:pPr>
        <w:pStyle w:val="BodyText"/>
        <w:rPr>
          <w:sz w:val="18"/>
        </w:rPr>
      </w:pPr>
    </w:p>
    <w:p w14:paraId="50251A4D" w14:textId="77777777" w:rsidR="00E21A6E" w:rsidRDefault="00E21A6E">
      <w:pPr>
        <w:pStyle w:val="BodyText"/>
        <w:spacing w:before="64"/>
        <w:rPr>
          <w:sz w:val="18"/>
        </w:rPr>
      </w:pPr>
    </w:p>
    <w:p w14:paraId="3A6EDCEE" w14:textId="77777777" w:rsidR="00E21A6E" w:rsidRDefault="008779A1">
      <w:pPr>
        <w:pStyle w:val="Heading1"/>
        <w:numPr>
          <w:ilvl w:val="0"/>
          <w:numId w:val="8"/>
        </w:numPr>
        <w:tabs>
          <w:tab w:val="left" w:pos="782"/>
        </w:tabs>
        <w:ind w:left="782" w:hanging="422"/>
      </w:pPr>
      <w:bookmarkStart w:id="54" w:name="_bookmark22"/>
      <w:bookmarkEnd w:id="54"/>
      <w:r>
        <w:t>Module-based</w:t>
      </w:r>
      <w:r>
        <w:rPr>
          <w:spacing w:val="-8"/>
        </w:rPr>
        <w:t xml:space="preserve"> </w:t>
      </w:r>
      <w:r>
        <w:t>Work</w:t>
      </w:r>
      <w:r>
        <w:rPr>
          <w:spacing w:val="-8"/>
        </w:rPr>
        <w:t xml:space="preserve"> </w:t>
      </w:r>
      <w:r>
        <w:rPr>
          <w:spacing w:val="-2"/>
        </w:rPr>
        <w:t>Division</w:t>
      </w:r>
    </w:p>
    <w:p w14:paraId="4A1E71F3" w14:textId="77777777" w:rsidR="00E21A6E" w:rsidRDefault="008779A1">
      <w:pPr>
        <w:spacing w:before="165"/>
        <w:ind w:left="360"/>
        <w:rPr>
          <w:sz w:val="18"/>
        </w:rPr>
      </w:pPr>
      <w:r>
        <w:rPr>
          <w:b/>
          <w:sz w:val="18"/>
        </w:rPr>
        <w:t>Table</w:t>
      </w:r>
      <w:r>
        <w:rPr>
          <w:b/>
          <w:spacing w:val="-2"/>
          <w:sz w:val="18"/>
        </w:rPr>
        <w:t xml:space="preserve"> </w:t>
      </w:r>
      <w:proofErr w:type="gramStart"/>
      <w:r>
        <w:rPr>
          <w:b/>
          <w:sz w:val="18"/>
        </w:rPr>
        <w:t>4</w:t>
      </w:r>
      <w:r>
        <w:rPr>
          <w:b/>
          <w:spacing w:val="-2"/>
          <w:sz w:val="18"/>
        </w:rPr>
        <w:t xml:space="preserve"> </w:t>
      </w:r>
      <w:r>
        <w:rPr>
          <w:sz w:val="18"/>
        </w:rPr>
        <w:t>.</w:t>
      </w:r>
      <w:proofErr w:type="gramEnd"/>
      <w:r>
        <w:rPr>
          <w:spacing w:val="-2"/>
          <w:sz w:val="18"/>
        </w:rPr>
        <w:t xml:space="preserve"> </w:t>
      </w:r>
      <w:r>
        <w:rPr>
          <w:sz w:val="18"/>
        </w:rPr>
        <w:t>Member Work</w:t>
      </w:r>
      <w:r>
        <w:rPr>
          <w:spacing w:val="-3"/>
          <w:sz w:val="18"/>
        </w:rPr>
        <w:t xml:space="preserve"> </w:t>
      </w:r>
      <w:r>
        <w:rPr>
          <w:sz w:val="18"/>
        </w:rPr>
        <w:t>Division</w:t>
      </w:r>
      <w:r>
        <w:rPr>
          <w:spacing w:val="-1"/>
          <w:sz w:val="18"/>
        </w:rPr>
        <w:t xml:space="preserve"> </w:t>
      </w:r>
      <w:r>
        <w:rPr>
          <w:sz w:val="18"/>
        </w:rPr>
        <w:t>for</w:t>
      </w:r>
      <w:r>
        <w:rPr>
          <w:spacing w:val="-2"/>
          <w:sz w:val="18"/>
        </w:rPr>
        <w:t xml:space="preserve"> </w:t>
      </w:r>
      <w:r>
        <w:rPr>
          <w:sz w:val="18"/>
        </w:rPr>
        <w:t>Proposed</w:t>
      </w:r>
      <w:r>
        <w:rPr>
          <w:spacing w:val="-2"/>
          <w:sz w:val="18"/>
        </w:rPr>
        <w:t xml:space="preserve"> Project</w:t>
      </w:r>
    </w:p>
    <w:p w14:paraId="0D0648CE" w14:textId="77777777" w:rsidR="00E21A6E" w:rsidRDefault="00E21A6E">
      <w:pPr>
        <w:pStyle w:val="BodyText"/>
        <w:spacing w:before="6"/>
        <w:rPr>
          <w:sz w:val="9"/>
        </w:rPr>
      </w:pPr>
    </w:p>
    <w:tbl>
      <w:tblPr>
        <w:tblW w:w="0" w:type="auto"/>
        <w:tblInd w:w="4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5"/>
        <w:gridCol w:w="3066"/>
        <w:gridCol w:w="4321"/>
      </w:tblGrid>
      <w:tr w:rsidR="00E21A6E" w14:paraId="7022383B" w14:textId="77777777">
        <w:trPr>
          <w:trHeight w:val="966"/>
        </w:trPr>
        <w:tc>
          <w:tcPr>
            <w:tcW w:w="2155" w:type="dxa"/>
          </w:tcPr>
          <w:p w14:paraId="4523ABED" w14:textId="77777777" w:rsidR="00E21A6E" w:rsidRDefault="008779A1">
            <w:pPr>
              <w:pStyle w:val="TableParagraph"/>
              <w:spacing w:before="99"/>
              <w:rPr>
                <w:b/>
              </w:rPr>
            </w:pPr>
            <w:r>
              <w:rPr>
                <w:b/>
              </w:rPr>
              <w:t>Student</w:t>
            </w:r>
            <w:r>
              <w:rPr>
                <w:b/>
                <w:spacing w:val="-2"/>
              </w:rPr>
              <w:t xml:space="preserve"> </w:t>
            </w:r>
            <w:r>
              <w:rPr>
                <w:b/>
                <w:spacing w:val="-4"/>
              </w:rPr>
              <w:t>Name</w:t>
            </w:r>
          </w:p>
        </w:tc>
        <w:tc>
          <w:tcPr>
            <w:tcW w:w="3066" w:type="dxa"/>
          </w:tcPr>
          <w:p w14:paraId="04877992" w14:textId="77777777" w:rsidR="00E21A6E" w:rsidRDefault="008779A1">
            <w:pPr>
              <w:pStyle w:val="TableParagraph"/>
              <w:spacing w:before="99"/>
              <w:ind w:left="101"/>
              <w:rPr>
                <w:b/>
              </w:rPr>
            </w:pPr>
            <w:r>
              <w:rPr>
                <w:b/>
              </w:rPr>
              <w:t>Student</w:t>
            </w:r>
            <w:r>
              <w:rPr>
                <w:b/>
                <w:spacing w:val="-4"/>
              </w:rPr>
              <w:t xml:space="preserve"> </w:t>
            </w:r>
            <w:r>
              <w:rPr>
                <w:b/>
              </w:rPr>
              <w:t>Registration</w:t>
            </w:r>
            <w:r>
              <w:rPr>
                <w:b/>
                <w:spacing w:val="-4"/>
              </w:rPr>
              <w:t xml:space="preserve"> </w:t>
            </w:r>
            <w:r>
              <w:rPr>
                <w:b/>
                <w:spacing w:val="-2"/>
              </w:rPr>
              <w:t>Number</w:t>
            </w:r>
          </w:p>
        </w:tc>
        <w:tc>
          <w:tcPr>
            <w:tcW w:w="4321" w:type="dxa"/>
          </w:tcPr>
          <w:p w14:paraId="5C4F7AAD" w14:textId="77777777" w:rsidR="00E21A6E" w:rsidRDefault="008779A1">
            <w:pPr>
              <w:pStyle w:val="TableParagraph"/>
              <w:spacing w:before="99"/>
              <w:rPr>
                <w:b/>
              </w:rPr>
            </w:pPr>
            <w:r>
              <w:rPr>
                <w:b/>
              </w:rPr>
              <w:t>Responsibility/</w:t>
            </w:r>
            <w:r>
              <w:rPr>
                <w:b/>
                <w:spacing w:val="-6"/>
              </w:rPr>
              <w:t xml:space="preserve"> </w:t>
            </w:r>
            <w:r>
              <w:rPr>
                <w:b/>
              </w:rPr>
              <w:t>Module</w:t>
            </w:r>
            <w:r>
              <w:rPr>
                <w:b/>
                <w:spacing w:val="-5"/>
              </w:rPr>
              <w:t xml:space="preserve"> </w:t>
            </w:r>
            <w:r>
              <w:rPr>
                <w:b/>
              </w:rPr>
              <w:t>/</w:t>
            </w:r>
            <w:r>
              <w:rPr>
                <w:b/>
                <w:spacing w:val="-7"/>
              </w:rPr>
              <w:t xml:space="preserve"> </w:t>
            </w:r>
            <w:r>
              <w:rPr>
                <w:b/>
                <w:spacing w:val="-2"/>
              </w:rPr>
              <w:t>Feature</w:t>
            </w:r>
          </w:p>
        </w:tc>
      </w:tr>
      <w:tr w:rsidR="00E21A6E" w14:paraId="71C1B70E" w14:textId="77777777">
        <w:trPr>
          <w:trHeight w:val="3479"/>
        </w:trPr>
        <w:tc>
          <w:tcPr>
            <w:tcW w:w="2155" w:type="dxa"/>
          </w:tcPr>
          <w:p w14:paraId="6BD41329" w14:textId="77777777" w:rsidR="00E21A6E" w:rsidRDefault="008779A1">
            <w:pPr>
              <w:pStyle w:val="TableParagraph"/>
            </w:pPr>
            <w:r>
              <w:t>Manahil</w:t>
            </w:r>
            <w:r>
              <w:rPr>
                <w:spacing w:val="-4"/>
              </w:rPr>
              <w:t xml:space="preserve"> </w:t>
            </w:r>
            <w:r>
              <w:rPr>
                <w:spacing w:val="-2"/>
              </w:rPr>
              <w:t>Ahmad</w:t>
            </w:r>
          </w:p>
        </w:tc>
        <w:tc>
          <w:tcPr>
            <w:tcW w:w="3066" w:type="dxa"/>
          </w:tcPr>
          <w:p w14:paraId="41F0031B" w14:textId="77777777" w:rsidR="00E21A6E" w:rsidRDefault="008779A1">
            <w:pPr>
              <w:pStyle w:val="TableParagraph"/>
              <w:ind w:left="101"/>
            </w:pPr>
            <w:r>
              <w:rPr>
                <w:spacing w:val="-2"/>
              </w:rPr>
              <w:t>21557</w:t>
            </w:r>
          </w:p>
        </w:tc>
        <w:tc>
          <w:tcPr>
            <w:tcW w:w="4321" w:type="dxa"/>
          </w:tcPr>
          <w:p w14:paraId="2FB3FC59" w14:textId="77777777" w:rsidR="00E21A6E" w:rsidRDefault="008779A1">
            <w:pPr>
              <w:pStyle w:val="TableParagraph"/>
              <w:spacing w:before="99"/>
              <w:rPr>
                <w:b/>
              </w:rPr>
            </w:pPr>
            <w:r>
              <w:rPr>
                <w:b/>
              </w:rPr>
              <w:t>AI</w:t>
            </w:r>
            <w:r>
              <w:rPr>
                <w:b/>
                <w:spacing w:val="-3"/>
              </w:rPr>
              <w:t xml:space="preserve"> </w:t>
            </w:r>
            <w:r>
              <w:rPr>
                <w:b/>
              </w:rPr>
              <w:t>+</w:t>
            </w:r>
            <w:r>
              <w:rPr>
                <w:b/>
                <w:spacing w:val="-1"/>
              </w:rPr>
              <w:t xml:space="preserve"> </w:t>
            </w:r>
            <w:r>
              <w:rPr>
                <w:b/>
              </w:rPr>
              <w:t>Frontend</w:t>
            </w:r>
            <w:r>
              <w:rPr>
                <w:b/>
                <w:spacing w:val="-2"/>
              </w:rPr>
              <w:t xml:space="preserve"> </w:t>
            </w:r>
            <w:r>
              <w:rPr>
                <w:b/>
              </w:rPr>
              <w:t>+</w:t>
            </w:r>
            <w:r>
              <w:rPr>
                <w:b/>
                <w:spacing w:val="-4"/>
              </w:rPr>
              <w:t xml:space="preserve"> </w:t>
            </w:r>
            <w:r>
              <w:rPr>
                <w:b/>
                <w:spacing w:val="-2"/>
              </w:rPr>
              <w:t>Monitoring</w:t>
            </w:r>
          </w:p>
          <w:p w14:paraId="26E4BE7F" w14:textId="77777777" w:rsidR="00E21A6E" w:rsidRDefault="008779A1">
            <w:pPr>
              <w:pStyle w:val="TableParagraph"/>
              <w:numPr>
                <w:ilvl w:val="0"/>
                <w:numId w:val="5"/>
              </w:numPr>
              <w:tabs>
                <w:tab w:val="left" w:pos="243"/>
              </w:tabs>
              <w:spacing w:before="124" w:line="360" w:lineRule="auto"/>
              <w:ind w:right="1884" w:firstLine="0"/>
              <w:rPr>
                <w:sz w:val="24"/>
              </w:rPr>
            </w:pPr>
            <w:r>
              <w:rPr>
                <w:sz w:val="24"/>
              </w:rPr>
              <w:t>AI</w:t>
            </w:r>
            <w:r>
              <w:rPr>
                <w:spacing w:val="-15"/>
                <w:sz w:val="24"/>
              </w:rPr>
              <w:t xml:space="preserve"> </w:t>
            </w:r>
            <w:r>
              <w:rPr>
                <w:sz w:val="24"/>
              </w:rPr>
              <w:t>Cheating</w:t>
            </w:r>
            <w:r>
              <w:rPr>
                <w:spacing w:val="-15"/>
                <w:sz w:val="24"/>
              </w:rPr>
              <w:t xml:space="preserve"> </w:t>
            </w:r>
            <w:r>
              <w:rPr>
                <w:sz w:val="24"/>
              </w:rPr>
              <w:t xml:space="preserve">Detection </w:t>
            </w:r>
            <w:r>
              <w:rPr>
                <w:spacing w:val="-2"/>
                <w:sz w:val="24"/>
              </w:rPr>
              <w:t>Module</w:t>
            </w:r>
          </w:p>
          <w:p w14:paraId="306CD1A6" w14:textId="77777777" w:rsidR="00E21A6E" w:rsidRDefault="008779A1">
            <w:pPr>
              <w:pStyle w:val="TableParagraph"/>
              <w:numPr>
                <w:ilvl w:val="0"/>
                <w:numId w:val="5"/>
              </w:numPr>
              <w:tabs>
                <w:tab w:val="left" w:pos="243"/>
              </w:tabs>
              <w:spacing w:before="1" w:line="360" w:lineRule="auto"/>
              <w:ind w:right="1588" w:firstLine="0"/>
              <w:rPr>
                <w:sz w:val="24"/>
              </w:rPr>
            </w:pPr>
            <w:r>
              <w:rPr>
                <w:sz w:val="24"/>
              </w:rPr>
              <w:t>Activity</w:t>
            </w:r>
            <w:r>
              <w:rPr>
                <w:spacing w:val="-15"/>
                <w:sz w:val="24"/>
              </w:rPr>
              <w:t xml:space="preserve"> </w:t>
            </w:r>
            <w:r>
              <w:rPr>
                <w:sz w:val="24"/>
              </w:rPr>
              <w:t>Logging</w:t>
            </w:r>
            <w:r>
              <w:rPr>
                <w:spacing w:val="-15"/>
                <w:sz w:val="24"/>
              </w:rPr>
              <w:t xml:space="preserve"> </w:t>
            </w:r>
            <w:r>
              <w:rPr>
                <w:sz w:val="24"/>
              </w:rPr>
              <w:t>Module (monitoring part)</w:t>
            </w:r>
          </w:p>
          <w:p w14:paraId="59B39A08" w14:textId="77777777" w:rsidR="00E21A6E" w:rsidRDefault="008779A1">
            <w:pPr>
              <w:pStyle w:val="TableParagraph"/>
              <w:numPr>
                <w:ilvl w:val="0"/>
                <w:numId w:val="5"/>
              </w:numPr>
              <w:tabs>
                <w:tab w:val="left" w:pos="243"/>
              </w:tabs>
              <w:spacing w:before="0" w:line="360" w:lineRule="auto"/>
              <w:ind w:right="1891" w:firstLine="0"/>
              <w:rPr>
                <w:sz w:val="24"/>
              </w:rPr>
            </w:pPr>
            <w:r>
              <w:rPr>
                <w:sz w:val="24"/>
              </w:rPr>
              <w:t>Exam</w:t>
            </w:r>
            <w:r>
              <w:rPr>
                <w:spacing w:val="-15"/>
                <w:sz w:val="24"/>
              </w:rPr>
              <w:t xml:space="preserve"> </w:t>
            </w:r>
            <w:r>
              <w:rPr>
                <w:sz w:val="24"/>
              </w:rPr>
              <w:t>Control</w:t>
            </w:r>
            <w:r>
              <w:rPr>
                <w:spacing w:val="-15"/>
                <w:sz w:val="24"/>
              </w:rPr>
              <w:t xml:space="preserve"> </w:t>
            </w:r>
            <w:r>
              <w:rPr>
                <w:sz w:val="24"/>
              </w:rPr>
              <w:t>Module (frontend + logic)</w:t>
            </w:r>
          </w:p>
          <w:p w14:paraId="5A28FEBE" w14:textId="77777777" w:rsidR="00E21A6E" w:rsidRDefault="008779A1">
            <w:pPr>
              <w:pStyle w:val="TableParagraph"/>
              <w:numPr>
                <w:ilvl w:val="0"/>
                <w:numId w:val="5"/>
              </w:numPr>
              <w:tabs>
                <w:tab w:val="left" w:pos="246"/>
              </w:tabs>
              <w:spacing w:before="0"/>
              <w:ind w:left="246" w:hanging="146"/>
              <w:rPr>
                <w:sz w:val="24"/>
              </w:rPr>
            </w:pPr>
            <w:r>
              <w:rPr>
                <w:sz w:val="24"/>
              </w:rPr>
              <w:t>Live</w:t>
            </w:r>
            <w:r>
              <w:rPr>
                <w:spacing w:val="-3"/>
                <w:sz w:val="24"/>
              </w:rPr>
              <w:t xml:space="preserve"> </w:t>
            </w:r>
            <w:r>
              <w:rPr>
                <w:sz w:val="24"/>
              </w:rPr>
              <w:t>Monitoring</w:t>
            </w:r>
            <w:r>
              <w:rPr>
                <w:spacing w:val="-4"/>
                <w:sz w:val="24"/>
              </w:rPr>
              <w:t xml:space="preserve"> </w:t>
            </w:r>
            <w:r>
              <w:rPr>
                <w:spacing w:val="-2"/>
                <w:sz w:val="24"/>
              </w:rPr>
              <w:t>Module</w:t>
            </w:r>
          </w:p>
        </w:tc>
      </w:tr>
      <w:tr w:rsidR="00E21A6E" w14:paraId="32916574" w14:textId="77777777">
        <w:trPr>
          <w:trHeight w:val="3098"/>
        </w:trPr>
        <w:tc>
          <w:tcPr>
            <w:tcW w:w="2155" w:type="dxa"/>
          </w:tcPr>
          <w:p w14:paraId="2F9893D7" w14:textId="77777777" w:rsidR="00E21A6E" w:rsidRDefault="008779A1">
            <w:pPr>
              <w:pStyle w:val="TableParagraph"/>
            </w:pPr>
            <w:r>
              <w:t>Shanawar</w:t>
            </w:r>
            <w:r>
              <w:rPr>
                <w:spacing w:val="-5"/>
              </w:rPr>
              <w:t xml:space="preserve"> </w:t>
            </w:r>
            <w:r>
              <w:rPr>
                <w:spacing w:val="-4"/>
              </w:rPr>
              <w:t>Raza</w:t>
            </w:r>
          </w:p>
        </w:tc>
        <w:tc>
          <w:tcPr>
            <w:tcW w:w="3066" w:type="dxa"/>
          </w:tcPr>
          <w:p w14:paraId="0B6C6D69" w14:textId="77777777" w:rsidR="00E21A6E" w:rsidRDefault="008779A1">
            <w:pPr>
              <w:pStyle w:val="TableParagraph"/>
              <w:ind w:left="101"/>
            </w:pPr>
            <w:r>
              <w:rPr>
                <w:spacing w:val="-2"/>
              </w:rPr>
              <w:t>231593</w:t>
            </w:r>
          </w:p>
        </w:tc>
        <w:tc>
          <w:tcPr>
            <w:tcW w:w="4321" w:type="dxa"/>
          </w:tcPr>
          <w:p w14:paraId="59AE0180" w14:textId="77777777" w:rsidR="00E21A6E" w:rsidRDefault="008779A1">
            <w:pPr>
              <w:pStyle w:val="TableParagraph"/>
              <w:spacing w:before="99" w:line="360" w:lineRule="auto"/>
              <w:ind w:right="596"/>
              <w:rPr>
                <w:b/>
                <w:sz w:val="24"/>
              </w:rPr>
            </w:pPr>
            <w:r>
              <w:rPr>
                <w:b/>
                <w:sz w:val="24"/>
              </w:rPr>
              <w:t>Backend</w:t>
            </w:r>
            <w:r>
              <w:rPr>
                <w:b/>
                <w:spacing w:val="-10"/>
                <w:sz w:val="24"/>
              </w:rPr>
              <w:t xml:space="preserve"> </w:t>
            </w:r>
            <w:r>
              <w:rPr>
                <w:b/>
                <w:sz w:val="24"/>
              </w:rPr>
              <w:t>+</w:t>
            </w:r>
            <w:r>
              <w:rPr>
                <w:b/>
                <w:spacing w:val="-10"/>
                <w:sz w:val="24"/>
              </w:rPr>
              <w:t xml:space="preserve"> </w:t>
            </w:r>
            <w:r>
              <w:rPr>
                <w:b/>
                <w:sz w:val="24"/>
              </w:rPr>
              <w:t>Security</w:t>
            </w:r>
            <w:r>
              <w:rPr>
                <w:b/>
                <w:spacing w:val="-10"/>
                <w:sz w:val="24"/>
              </w:rPr>
              <w:t xml:space="preserve"> </w:t>
            </w:r>
            <w:r>
              <w:rPr>
                <w:b/>
                <w:sz w:val="24"/>
              </w:rPr>
              <w:t>+</w:t>
            </w:r>
            <w:r>
              <w:rPr>
                <w:b/>
                <w:spacing w:val="-10"/>
                <w:sz w:val="24"/>
              </w:rPr>
              <w:t xml:space="preserve"> </w:t>
            </w:r>
            <w:r>
              <w:rPr>
                <w:b/>
                <w:sz w:val="24"/>
              </w:rPr>
              <w:t xml:space="preserve">AI </w:t>
            </w:r>
            <w:r>
              <w:rPr>
                <w:b/>
                <w:spacing w:val="-2"/>
                <w:sz w:val="24"/>
              </w:rPr>
              <w:t>Integration</w:t>
            </w:r>
          </w:p>
          <w:p w14:paraId="037C79B9" w14:textId="64CC3E28" w:rsidR="00E21A6E" w:rsidRDefault="008779A1">
            <w:pPr>
              <w:pStyle w:val="TableParagraph"/>
              <w:numPr>
                <w:ilvl w:val="0"/>
                <w:numId w:val="4"/>
              </w:numPr>
              <w:tabs>
                <w:tab w:val="left" w:pos="246"/>
              </w:tabs>
              <w:spacing w:before="0" w:line="360" w:lineRule="auto"/>
              <w:ind w:right="1708" w:firstLine="0"/>
              <w:rPr>
                <w:sz w:val="24"/>
              </w:rPr>
            </w:pPr>
            <w:del w:id="55" w:author="Sumaiya Masood" w:date="2026-08-07T06:24:00Z">
              <w:r>
                <w:rPr>
                  <w:sz w:val="24"/>
                </w:rPr>
                <w:delText>Lab</w:delText>
              </w:r>
              <w:r>
                <w:rPr>
                  <w:spacing w:val="-15"/>
                  <w:sz w:val="24"/>
                </w:rPr>
                <w:delText xml:space="preserve"> </w:delText>
              </w:r>
              <w:r>
                <w:rPr>
                  <w:sz w:val="24"/>
                </w:rPr>
                <w:delText>Network</w:delText>
              </w:r>
              <w:r>
                <w:rPr>
                  <w:spacing w:val="-15"/>
                  <w:sz w:val="24"/>
                </w:rPr>
                <w:delText xml:space="preserve"> </w:delText>
              </w:r>
              <w:r>
                <w:rPr>
                  <w:sz w:val="24"/>
                </w:rPr>
                <w:delText xml:space="preserve">Validation </w:delText>
              </w:r>
              <w:r>
                <w:rPr>
                  <w:spacing w:val="-2"/>
                  <w:sz w:val="24"/>
                </w:rPr>
                <w:delText>Module</w:delText>
              </w:r>
            </w:del>
            <w:ins w:id="56" w:author="Sumaiya Masood" w:date="2026-08-07T06:24:00Z">
              <w:r w:rsidR="009D1DEA">
                <w:rPr>
                  <w:sz w:val="24"/>
                </w:rPr>
                <w:t>Desktop App</w:t>
              </w:r>
            </w:ins>
          </w:p>
          <w:p w14:paraId="59566919" w14:textId="77777777" w:rsidR="00E21A6E" w:rsidRDefault="008779A1">
            <w:pPr>
              <w:pStyle w:val="TableParagraph"/>
              <w:numPr>
                <w:ilvl w:val="0"/>
                <w:numId w:val="4"/>
              </w:numPr>
              <w:tabs>
                <w:tab w:val="left" w:pos="243"/>
              </w:tabs>
              <w:spacing w:before="0"/>
              <w:ind w:left="243" w:hanging="143"/>
              <w:rPr>
                <w:sz w:val="24"/>
              </w:rPr>
            </w:pPr>
            <w:r>
              <w:rPr>
                <w:sz w:val="24"/>
              </w:rPr>
              <w:t xml:space="preserve">Admin Control </w:t>
            </w:r>
            <w:r>
              <w:rPr>
                <w:spacing w:val="-2"/>
                <w:sz w:val="24"/>
              </w:rPr>
              <w:t>Module</w:t>
            </w:r>
          </w:p>
          <w:p w14:paraId="630ADB71" w14:textId="77777777" w:rsidR="00E21A6E" w:rsidRDefault="008779A1">
            <w:pPr>
              <w:pStyle w:val="TableParagraph"/>
              <w:numPr>
                <w:ilvl w:val="0"/>
                <w:numId w:val="4"/>
              </w:numPr>
              <w:tabs>
                <w:tab w:val="left" w:pos="243"/>
              </w:tabs>
              <w:spacing w:before="133" w:line="360" w:lineRule="auto"/>
              <w:ind w:right="1535" w:firstLine="0"/>
              <w:rPr>
                <w:sz w:val="24"/>
              </w:rPr>
            </w:pPr>
            <w:r>
              <w:rPr>
                <w:sz w:val="24"/>
              </w:rPr>
              <w:t>System</w:t>
            </w:r>
            <w:r>
              <w:rPr>
                <w:spacing w:val="-15"/>
                <w:sz w:val="24"/>
              </w:rPr>
              <w:t xml:space="preserve"> </w:t>
            </w:r>
            <w:r>
              <w:rPr>
                <w:sz w:val="24"/>
              </w:rPr>
              <w:t>Configuration</w:t>
            </w:r>
            <w:r>
              <w:rPr>
                <w:spacing w:val="-15"/>
                <w:sz w:val="24"/>
              </w:rPr>
              <w:t xml:space="preserve"> </w:t>
            </w:r>
            <w:r>
              <w:rPr>
                <w:sz w:val="24"/>
              </w:rPr>
              <w:t>and Notification Module</w:t>
            </w:r>
          </w:p>
        </w:tc>
      </w:tr>
    </w:tbl>
    <w:p w14:paraId="0EEDE018" w14:textId="77777777" w:rsidR="00E21A6E" w:rsidRDefault="00E21A6E">
      <w:pPr>
        <w:pStyle w:val="TableParagraph"/>
        <w:spacing w:line="360" w:lineRule="auto"/>
        <w:rPr>
          <w:sz w:val="24"/>
        </w:rPr>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5"/>
        <w:gridCol w:w="3066"/>
        <w:gridCol w:w="4321"/>
      </w:tblGrid>
      <w:tr w:rsidR="00E21A6E" w14:paraId="3BBB1126" w14:textId="77777777">
        <w:trPr>
          <w:trHeight w:val="2891"/>
        </w:trPr>
        <w:tc>
          <w:tcPr>
            <w:tcW w:w="2155" w:type="dxa"/>
          </w:tcPr>
          <w:p w14:paraId="56BAC119" w14:textId="77777777" w:rsidR="00E21A6E" w:rsidRDefault="00E21A6E">
            <w:pPr>
              <w:pStyle w:val="TableParagraph"/>
              <w:spacing w:before="0"/>
              <w:ind w:left="0"/>
              <w:rPr>
                <w:sz w:val="24"/>
              </w:rPr>
            </w:pPr>
          </w:p>
        </w:tc>
        <w:tc>
          <w:tcPr>
            <w:tcW w:w="3066" w:type="dxa"/>
          </w:tcPr>
          <w:p w14:paraId="558EC7C1" w14:textId="77777777" w:rsidR="00E21A6E" w:rsidRDefault="00E21A6E">
            <w:pPr>
              <w:pStyle w:val="TableParagraph"/>
              <w:spacing w:before="0"/>
              <w:ind w:left="0"/>
              <w:rPr>
                <w:sz w:val="24"/>
              </w:rPr>
            </w:pPr>
          </w:p>
        </w:tc>
        <w:tc>
          <w:tcPr>
            <w:tcW w:w="4321" w:type="dxa"/>
          </w:tcPr>
          <w:p w14:paraId="619211A0" w14:textId="77777777" w:rsidR="00E21A6E" w:rsidRDefault="008779A1">
            <w:pPr>
              <w:pStyle w:val="TableParagraph"/>
              <w:numPr>
                <w:ilvl w:val="0"/>
                <w:numId w:val="3"/>
              </w:numPr>
              <w:tabs>
                <w:tab w:val="left" w:pos="243"/>
              </w:tabs>
              <w:spacing w:before="95" w:line="360" w:lineRule="auto"/>
              <w:ind w:right="2111" w:firstLine="0"/>
              <w:rPr>
                <w:sz w:val="24"/>
              </w:rPr>
            </w:pPr>
            <w:r>
              <w:rPr>
                <w:sz w:val="24"/>
              </w:rPr>
              <w:t>Crash</w:t>
            </w:r>
            <w:r>
              <w:rPr>
                <w:spacing w:val="-15"/>
                <w:sz w:val="24"/>
              </w:rPr>
              <w:t xml:space="preserve"> </w:t>
            </w:r>
            <w:r>
              <w:rPr>
                <w:sz w:val="24"/>
              </w:rPr>
              <w:t>Recovery</w:t>
            </w:r>
            <w:r>
              <w:rPr>
                <w:spacing w:val="-15"/>
                <w:sz w:val="24"/>
              </w:rPr>
              <w:t xml:space="preserve"> </w:t>
            </w:r>
            <w:r>
              <w:rPr>
                <w:sz w:val="24"/>
              </w:rPr>
              <w:t>and Resume Module</w:t>
            </w:r>
          </w:p>
        </w:tc>
      </w:tr>
      <w:tr w:rsidR="00E21A6E" w14:paraId="5A310644" w14:textId="77777777">
        <w:trPr>
          <w:trHeight w:val="2685"/>
        </w:trPr>
        <w:tc>
          <w:tcPr>
            <w:tcW w:w="2155" w:type="dxa"/>
          </w:tcPr>
          <w:p w14:paraId="128DB979" w14:textId="77777777" w:rsidR="00E21A6E" w:rsidRDefault="008779A1">
            <w:pPr>
              <w:pStyle w:val="TableParagraph"/>
            </w:pPr>
            <w:r>
              <w:t>Sumaiyyah</w:t>
            </w:r>
            <w:r>
              <w:rPr>
                <w:spacing w:val="-7"/>
              </w:rPr>
              <w:t xml:space="preserve"> </w:t>
            </w:r>
            <w:r>
              <w:rPr>
                <w:spacing w:val="-2"/>
              </w:rPr>
              <w:t>Masood</w:t>
            </w:r>
          </w:p>
        </w:tc>
        <w:tc>
          <w:tcPr>
            <w:tcW w:w="3066" w:type="dxa"/>
          </w:tcPr>
          <w:p w14:paraId="62110230" w14:textId="77777777" w:rsidR="00E21A6E" w:rsidRDefault="008779A1">
            <w:pPr>
              <w:pStyle w:val="TableParagraph"/>
              <w:ind w:left="101"/>
            </w:pPr>
            <w:r>
              <w:rPr>
                <w:spacing w:val="-2"/>
              </w:rPr>
              <w:t>231596</w:t>
            </w:r>
          </w:p>
        </w:tc>
        <w:tc>
          <w:tcPr>
            <w:tcW w:w="4321" w:type="dxa"/>
          </w:tcPr>
          <w:p w14:paraId="418DE439" w14:textId="0CDF1D3F" w:rsidR="00E21A6E" w:rsidRDefault="00D77C8E">
            <w:pPr>
              <w:pStyle w:val="TableParagraph"/>
              <w:spacing w:before="99"/>
              <w:rPr>
                <w:b/>
                <w:sz w:val="24"/>
              </w:rPr>
            </w:pPr>
            <w:r>
              <w:rPr>
                <w:b/>
                <w:sz w:val="24"/>
              </w:rPr>
              <w:t>Test Cases</w:t>
            </w:r>
            <w:r w:rsidR="008779A1">
              <w:rPr>
                <w:b/>
                <w:spacing w:val="-3"/>
                <w:sz w:val="24"/>
              </w:rPr>
              <w:t xml:space="preserve"> </w:t>
            </w:r>
            <w:r w:rsidR="008779A1">
              <w:rPr>
                <w:b/>
                <w:sz w:val="24"/>
              </w:rPr>
              <w:t>+</w:t>
            </w:r>
            <w:r w:rsidR="008779A1">
              <w:rPr>
                <w:b/>
                <w:spacing w:val="-1"/>
                <w:sz w:val="24"/>
              </w:rPr>
              <w:t xml:space="preserve"> </w:t>
            </w:r>
            <w:r w:rsidR="008779A1">
              <w:rPr>
                <w:b/>
                <w:sz w:val="24"/>
              </w:rPr>
              <w:t>Backend + Full-</w:t>
            </w:r>
            <w:r w:rsidR="008779A1">
              <w:rPr>
                <w:b/>
                <w:spacing w:val="-2"/>
                <w:sz w:val="24"/>
              </w:rPr>
              <w:t>Stack</w:t>
            </w:r>
          </w:p>
          <w:p w14:paraId="7B79310D" w14:textId="7DE22CEF" w:rsidR="00E21A6E" w:rsidRDefault="00D77C8E">
            <w:pPr>
              <w:pStyle w:val="TableParagraph"/>
              <w:numPr>
                <w:ilvl w:val="0"/>
                <w:numId w:val="2"/>
              </w:numPr>
              <w:tabs>
                <w:tab w:val="left" w:pos="243"/>
              </w:tabs>
              <w:spacing w:before="135"/>
              <w:ind w:left="243" w:hanging="143"/>
              <w:rPr>
                <w:sz w:val="24"/>
              </w:rPr>
            </w:pPr>
            <w:del w:id="57" w:author="Sumaiya Masood" w:date="2026-08-07T06:24:00Z">
              <w:r>
                <w:rPr>
                  <w:sz w:val="24"/>
                </w:rPr>
                <w:delText xml:space="preserve">Test cases for </w:delText>
              </w:r>
              <w:r w:rsidR="008779A1">
                <w:rPr>
                  <w:sz w:val="24"/>
                </w:rPr>
                <w:delText>Exam Checking</w:delText>
              </w:r>
            </w:del>
            <w:ins w:id="58" w:author="Sumaiya Masood" w:date="2026-08-07T06:24:00Z">
              <w:r w:rsidR="009D1DEA">
                <w:rPr>
                  <w:sz w:val="24"/>
                </w:rPr>
                <w:t>Lab Network Validation</w:t>
              </w:r>
            </w:ins>
            <w:r w:rsidR="009D1DEA">
              <w:rPr>
                <w:sz w:val="24"/>
                <w:rPrChange w:id="59" w:author="Sumaiya Masood" w:date="2026-08-07T06:24:00Z">
                  <w:rPr>
                    <w:spacing w:val="-2"/>
                    <w:sz w:val="24"/>
                  </w:rPr>
                </w:rPrChange>
              </w:rPr>
              <w:t xml:space="preserve"> Module</w:t>
            </w:r>
          </w:p>
          <w:p w14:paraId="735BB176" w14:textId="77777777" w:rsidR="00E21A6E" w:rsidRDefault="008779A1">
            <w:pPr>
              <w:pStyle w:val="TableParagraph"/>
              <w:numPr>
                <w:ilvl w:val="0"/>
                <w:numId w:val="2"/>
              </w:numPr>
              <w:tabs>
                <w:tab w:val="left" w:pos="243"/>
              </w:tabs>
              <w:spacing w:before="137"/>
              <w:ind w:left="243" w:hanging="143"/>
              <w:rPr>
                <w:sz w:val="24"/>
              </w:rPr>
            </w:pPr>
            <w:r>
              <w:rPr>
                <w:sz w:val="24"/>
              </w:rPr>
              <w:t>Report</w:t>
            </w:r>
            <w:r>
              <w:rPr>
                <w:spacing w:val="-2"/>
                <w:sz w:val="24"/>
              </w:rPr>
              <w:t xml:space="preserve"> </w:t>
            </w:r>
            <w:r>
              <w:rPr>
                <w:sz w:val="24"/>
              </w:rPr>
              <w:t>Generation</w:t>
            </w:r>
            <w:r>
              <w:rPr>
                <w:spacing w:val="-2"/>
                <w:sz w:val="24"/>
              </w:rPr>
              <w:t xml:space="preserve"> Module</w:t>
            </w:r>
          </w:p>
          <w:p w14:paraId="1FB3F1E2" w14:textId="77777777" w:rsidR="00E21A6E" w:rsidRDefault="008779A1">
            <w:pPr>
              <w:pStyle w:val="TableParagraph"/>
              <w:numPr>
                <w:ilvl w:val="0"/>
                <w:numId w:val="2"/>
              </w:numPr>
              <w:tabs>
                <w:tab w:val="left" w:pos="243"/>
              </w:tabs>
              <w:spacing w:before="139"/>
              <w:ind w:left="243" w:hanging="143"/>
              <w:rPr>
                <w:sz w:val="24"/>
              </w:rPr>
            </w:pPr>
            <w:r>
              <w:rPr>
                <w:sz w:val="24"/>
              </w:rPr>
              <w:t>Environment</w:t>
            </w:r>
            <w:r>
              <w:rPr>
                <w:spacing w:val="-1"/>
                <w:sz w:val="24"/>
              </w:rPr>
              <w:t xml:space="preserve"> </w:t>
            </w:r>
            <w:r>
              <w:rPr>
                <w:sz w:val="24"/>
              </w:rPr>
              <w:t>Control Module</w:t>
            </w:r>
            <w:r>
              <w:rPr>
                <w:spacing w:val="-1"/>
                <w:sz w:val="24"/>
              </w:rPr>
              <w:t xml:space="preserve"> </w:t>
            </w:r>
            <w:r>
              <w:rPr>
                <w:spacing w:val="-2"/>
                <w:sz w:val="24"/>
              </w:rPr>
              <w:t>(backend</w:t>
            </w:r>
          </w:p>
          <w:p w14:paraId="555321E0" w14:textId="77777777" w:rsidR="00E21A6E" w:rsidRDefault="008779A1">
            <w:pPr>
              <w:pStyle w:val="TableParagraph"/>
              <w:spacing w:before="137"/>
              <w:rPr>
                <w:sz w:val="24"/>
              </w:rPr>
            </w:pPr>
            <w:r>
              <w:rPr>
                <w:sz w:val="24"/>
              </w:rPr>
              <w:t>+</w:t>
            </w:r>
            <w:r>
              <w:rPr>
                <w:spacing w:val="-1"/>
                <w:sz w:val="24"/>
              </w:rPr>
              <w:t xml:space="preserve"> </w:t>
            </w:r>
            <w:r>
              <w:rPr>
                <w:spacing w:val="-2"/>
                <w:sz w:val="24"/>
              </w:rPr>
              <w:t>monitoring)</w:t>
            </w:r>
          </w:p>
          <w:p w14:paraId="71475FBF" w14:textId="77777777" w:rsidR="00E21A6E" w:rsidRDefault="008779A1">
            <w:pPr>
              <w:pStyle w:val="TableParagraph"/>
              <w:numPr>
                <w:ilvl w:val="0"/>
                <w:numId w:val="2"/>
              </w:numPr>
              <w:tabs>
                <w:tab w:val="left" w:pos="243"/>
              </w:tabs>
              <w:spacing w:before="139"/>
              <w:ind w:left="243" w:hanging="143"/>
              <w:rPr>
                <w:sz w:val="24"/>
              </w:rPr>
            </w:pPr>
            <w:r>
              <w:rPr>
                <w:sz w:val="24"/>
              </w:rPr>
              <w:t>Authentication</w:t>
            </w:r>
            <w:r>
              <w:rPr>
                <w:spacing w:val="-3"/>
                <w:sz w:val="24"/>
              </w:rPr>
              <w:t xml:space="preserve"> </w:t>
            </w:r>
            <w:r>
              <w:rPr>
                <w:spacing w:val="-2"/>
                <w:sz w:val="24"/>
              </w:rPr>
              <w:t>Module</w:t>
            </w:r>
          </w:p>
        </w:tc>
      </w:tr>
    </w:tbl>
    <w:p w14:paraId="25CA3D7D" w14:textId="77777777" w:rsidR="00E21A6E" w:rsidRDefault="00E21A6E">
      <w:pPr>
        <w:pStyle w:val="BodyText"/>
        <w:rPr>
          <w:sz w:val="28"/>
        </w:rPr>
      </w:pPr>
    </w:p>
    <w:p w14:paraId="5AA5B5A2" w14:textId="77777777" w:rsidR="00E21A6E" w:rsidRDefault="00E21A6E">
      <w:pPr>
        <w:pStyle w:val="BodyText"/>
        <w:spacing w:before="233"/>
        <w:rPr>
          <w:sz w:val="28"/>
        </w:rPr>
      </w:pPr>
    </w:p>
    <w:p w14:paraId="2235DDCC" w14:textId="77777777" w:rsidR="00E21A6E" w:rsidRDefault="008779A1">
      <w:pPr>
        <w:pStyle w:val="Heading1"/>
        <w:numPr>
          <w:ilvl w:val="0"/>
          <w:numId w:val="8"/>
        </w:numPr>
        <w:tabs>
          <w:tab w:val="left" w:pos="780"/>
        </w:tabs>
        <w:ind w:left="780" w:hanging="420"/>
      </w:pPr>
      <w:bookmarkStart w:id="60" w:name="_bookmark23"/>
      <w:bookmarkEnd w:id="60"/>
      <w:r>
        <w:t>Gantt</w:t>
      </w:r>
      <w:r>
        <w:rPr>
          <w:spacing w:val="-4"/>
        </w:rPr>
        <w:t xml:space="preserve"> </w:t>
      </w:r>
      <w:r>
        <w:t>Chart</w:t>
      </w:r>
      <w:r>
        <w:rPr>
          <w:spacing w:val="-3"/>
        </w:rPr>
        <w:t xml:space="preserve"> </w:t>
      </w:r>
      <w:r>
        <w:t>and</w:t>
      </w:r>
      <w:r>
        <w:rPr>
          <w:spacing w:val="-6"/>
        </w:rPr>
        <w:t xml:space="preserve"> </w:t>
      </w:r>
      <w:r>
        <w:t>Architecture</w:t>
      </w:r>
      <w:r>
        <w:rPr>
          <w:spacing w:val="-3"/>
        </w:rPr>
        <w:t xml:space="preserve"> </w:t>
      </w:r>
      <w:r>
        <w:rPr>
          <w:spacing w:val="-2"/>
        </w:rPr>
        <w:t>Diagram</w:t>
      </w:r>
    </w:p>
    <w:p w14:paraId="078A9BB4" w14:textId="77777777" w:rsidR="00E21A6E" w:rsidRDefault="00E21A6E">
      <w:pPr>
        <w:pStyle w:val="BodyText"/>
        <w:rPr>
          <w:b/>
          <w:sz w:val="20"/>
        </w:rPr>
      </w:pPr>
    </w:p>
    <w:p w14:paraId="6B83EB88" w14:textId="77777777" w:rsidR="00E21A6E" w:rsidRDefault="00E21A6E">
      <w:pPr>
        <w:pStyle w:val="BodyText"/>
        <w:rPr>
          <w:b/>
          <w:sz w:val="20"/>
        </w:rPr>
      </w:pPr>
    </w:p>
    <w:p w14:paraId="3EEFA184" w14:textId="77777777" w:rsidR="00E21A6E" w:rsidRDefault="008779A1">
      <w:pPr>
        <w:pStyle w:val="BodyText"/>
        <w:spacing w:before="34"/>
        <w:rPr>
          <w:b/>
          <w:sz w:val="20"/>
        </w:rPr>
      </w:pPr>
      <w:r>
        <w:rPr>
          <w:b/>
          <w:noProof/>
          <w:sz w:val="20"/>
        </w:rPr>
        <w:drawing>
          <wp:anchor distT="0" distB="0" distL="0" distR="0" simplePos="0" relativeHeight="487588864" behindDoc="1" locked="0" layoutInCell="1" allowOverlap="1" wp14:anchorId="605B0331" wp14:editId="1E965741">
            <wp:simplePos x="0" y="0"/>
            <wp:positionH relativeFrom="page">
              <wp:posOffset>946644</wp:posOffset>
            </wp:positionH>
            <wp:positionV relativeFrom="paragraph">
              <wp:posOffset>183415</wp:posOffset>
            </wp:positionV>
            <wp:extent cx="6071899" cy="27203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71899" cy="2720340"/>
                    </a:xfrm>
                    <a:prstGeom prst="rect">
                      <a:avLst/>
                    </a:prstGeom>
                  </pic:spPr>
                </pic:pic>
              </a:graphicData>
            </a:graphic>
          </wp:anchor>
        </w:drawing>
      </w:r>
    </w:p>
    <w:p w14:paraId="0A140804" w14:textId="77777777" w:rsidR="00E21A6E" w:rsidRDefault="008779A1">
      <w:pPr>
        <w:spacing w:before="228"/>
        <w:ind w:left="360"/>
        <w:rPr>
          <w:sz w:val="24"/>
        </w:rPr>
      </w:pPr>
      <w:r>
        <w:rPr>
          <w:b/>
          <w:sz w:val="24"/>
        </w:rPr>
        <w:t>Figure</w:t>
      </w:r>
      <w:r>
        <w:rPr>
          <w:b/>
          <w:spacing w:val="-3"/>
          <w:sz w:val="24"/>
        </w:rPr>
        <w:t xml:space="preserve"> </w:t>
      </w:r>
      <w:r>
        <w:rPr>
          <w:b/>
          <w:sz w:val="24"/>
        </w:rPr>
        <w:t>1</w:t>
      </w:r>
      <w:r>
        <w:rPr>
          <w:sz w:val="24"/>
        </w:rPr>
        <w:t>. Gantt</w:t>
      </w:r>
      <w:r>
        <w:rPr>
          <w:spacing w:val="-1"/>
          <w:sz w:val="24"/>
        </w:rPr>
        <w:t xml:space="preserve"> </w:t>
      </w:r>
      <w:r>
        <w:rPr>
          <w:spacing w:val="-4"/>
          <w:sz w:val="24"/>
        </w:rPr>
        <w:t>chart</w:t>
      </w:r>
    </w:p>
    <w:p w14:paraId="3D844ABC" w14:textId="77777777" w:rsidR="00E21A6E" w:rsidRDefault="00E21A6E">
      <w:pPr>
        <w:rPr>
          <w:sz w:val="24"/>
        </w:rPr>
        <w:sectPr w:rsidR="00E21A6E">
          <w:type w:val="continuous"/>
          <w:pgSz w:w="12240" w:h="15840"/>
          <w:pgMar w:top="142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733DA80" w14:textId="77777777" w:rsidR="00E21A6E" w:rsidRDefault="008779A1">
      <w:pPr>
        <w:pStyle w:val="BodyText"/>
        <w:ind w:left="404"/>
        <w:rPr>
          <w:sz w:val="20"/>
        </w:rPr>
      </w:pPr>
      <w:r>
        <w:rPr>
          <w:noProof/>
          <w:sz w:val="20"/>
        </w:rPr>
        <w:lastRenderedPageBreak/>
        <w:drawing>
          <wp:inline distT="0" distB="0" distL="0" distR="0" wp14:anchorId="089E1409" wp14:editId="4CBF534D">
            <wp:extent cx="6027504" cy="3869150"/>
            <wp:effectExtent l="0" t="0" r="9525"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027504" cy="3869150"/>
                    </a:xfrm>
                    <a:prstGeom prst="rect">
                      <a:avLst/>
                    </a:prstGeom>
                  </pic:spPr>
                </pic:pic>
              </a:graphicData>
            </a:graphic>
          </wp:inline>
        </w:drawing>
      </w:r>
    </w:p>
    <w:p w14:paraId="18D233FD" w14:textId="036B1111" w:rsidR="00E54047" w:rsidRDefault="00EE56C8">
      <w:pPr>
        <w:spacing w:before="223"/>
        <w:ind w:left="360"/>
        <w:rPr>
          <w:b/>
          <w:sz w:val="24"/>
        </w:rPr>
      </w:pPr>
      <w:r>
        <w:rPr>
          <w:b/>
          <w:noProof/>
          <w:sz w:val="24"/>
        </w:rPr>
        <w:lastRenderedPageBreak/>
        <w:drawing>
          <wp:inline distT="0" distB="0" distL="0" distR="0" wp14:anchorId="3D7A5B45" wp14:editId="6A11ED09">
            <wp:extent cx="6400800" cy="551053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5510530"/>
                    </a:xfrm>
                    <a:prstGeom prst="rect">
                      <a:avLst/>
                    </a:prstGeom>
                  </pic:spPr>
                </pic:pic>
              </a:graphicData>
            </a:graphic>
          </wp:inline>
        </w:drawing>
      </w:r>
    </w:p>
    <w:p w14:paraId="3B522FED" w14:textId="37ECF726" w:rsidR="00E21A6E" w:rsidRDefault="008779A1">
      <w:pPr>
        <w:spacing w:before="223"/>
        <w:ind w:left="360"/>
        <w:rPr>
          <w:sz w:val="24"/>
        </w:rPr>
      </w:pPr>
      <w:r>
        <w:rPr>
          <w:b/>
          <w:sz w:val="24"/>
        </w:rPr>
        <w:t>Figure</w:t>
      </w:r>
      <w:r>
        <w:rPr>
          <w:b/>
          <w:spacing w:val="-3"/>
          <w:sz w:val="24"/>
        </w:rPr>
        <w:t xml:space="preserve"> </w:t>
      </w:r>
      <w:r>
        <w:rPr>
          <w:b/>
          <w:sz w:val="24"/>
        </w:rPr>
        <w:t>2</w:t>
      </w:r>
      <w:r>
        <w:rPr>
          <w:sz w:val="24"/>
        </w:rPr>
        <w:t>.</w:t>
      </w:r>
      <w:r>
        <w:rPr>
          <w:spacing w:val="-1"/>
          <w:sz w:val="24"/>
        </w:rPr>
        <w:t xml:space="preserve"> </w:t>
      </w:r>
      <w:r>
        <w:rPr>
          <w:sz w:val="24"/>
        </w:rPr>
        <w:t>Architecture</w:t>
      </w:r>
      <w:r>
        <w:rPr>
          <w:spacing w:val="-3"/>
          <w:sz w:val="24"/>
        </w:rPr>
        <w:t xml:space="preserve"> </w:t>
      </w:r>
      <w:r>
        <w:rPr>
          <w:spacing w:val="-2"/>
          <w:sz w:val="24"/>
        </w:rPr>
        <w:t>Diagram</w:t>
      </w:r>
    </w:p>
    <w:p w14:paraId="5B055F41" w14:textId="1D114E36" w:rsidR="00E21A6E" w:rsidRDefault="00E21A6E">
      <w:pPr>
        <w:pStyle w:val="BodyText"/>
      </w:pPr>
    </w:p>
    <w:p w14:paraId="3BF2224B" w14:textId="531A6552" w:rsidR="009D1DEA" w:rsidRDefault="009D1DEA">
      <w:pPr>
        <w:pStyle w:val="BodyText"/>
        <w:rPr>
          <w:ins w:id="61" w:author="Sumaiya Masood" w:date="2026-08-07T06:24:00Z"/>
        </w:rPr>
      </w:pPr>
    </w:p>
    <w:p w14:paraId="2BB35DAA" w14:textId="77777777" w:rsidR="009D1DEA" w:rsidRDefault="009D1DEA">
      <w:pPr>
        <w:pStyle w:val="BodyText"/>
        <w:rPr>
          <w:ins w:id="62" w:author="Sumaiya Masood" w:date="2026-08-07T06:24:00Z"/>
        </w:rPr>
      </w:pPr>
    </w:p>
    <w:p w14:paraId="78241761" w14:textId="77777777" w:rsidR="00E21A6E" w:rsidRDefault="00E21A6E">
      <w:pPr>
        <w:pStyle w:val="BodyText"/>
        <w:spacing w:before="71"/>
      </w:pPr>
    </w:p>
    <w:p w14:paraId="1BA1CB1E" w14:textId="5848D8C4" w:rsidR="00E21A6E" w:rsidRDefault="008779A1">
      <w:pPr>
        <w:pStyle w:val="Heading1"/>
        <w:numPr>
          <w:ilvl w:val="0"/>
          <w:numId w:val="8"/>
        </w:numPr>
        <w:tabs>
          <w:tab w:val="left" w:pos="780"/>
        </w:tabs>
        <w:ind w:left="780" w:hanging="420"/>
      </w:pPr>
      <w:bookmarkStart w:id="63" w:name="_bookmark24"/>
      <w:bookmarkEnd w:id="63"/>
      <w:r>
        <w:rPr>
          <w:spacing w:val="-2"/>
        </w:rPr>
        <w:t>Mockups</w:t>
      </w:r>
    </w:p>
    <w:p w14:paraId="28FA0083" w14:textId="77777777" w:rsidR="00E21A6E" w:rsidRDefault="008779A1">
      <w:pPr>
        <w:spacing w:before="168"/>
        <w:ind w:left="367"/>
        <w:rPr>
          <w:b/>
        </w:rPr>
      </w:pPr>
      <w:r>
        <w:rPr>
          <w:b/>
        </w:rPr>
        <w:t>Log</w:t>
      </w:r>
      <w:r>
        <w:rPr>
          <w:b/>
          <w:spacing w:val="-1"/>
        </w:rPr>
        <w:t xml:space="preserve"> </w:t>
      </w:r>
      <w:r>
        <w:rPr>
          <w:b/>
          <w:spacing w:val="-5"/>
        </w:rPr>
        <w:t>In</w:t>
      </w:r>
    </w:p>
    <w:p w14:paraId="19F2676D" w14:textId="77777777" w:rsidR="00E21A6E" w:rsidRDefault="008779A1">
      <w:pPr>
        <w:pStyle w:val="BodyText"/>
        <w:spacing w:before="10"/>
        <w:rPr>
          <w:b/>
          <w:sz w:val="8"/>
        </w:rPr>
      </w:pPr>
      <w:r>
        <w:rPr>
          <w:b/>
          <w:noProof/>
          <w:sz w:val="8"/>
        </w:rPr>
        <w:lastRenderedPageBreak/>
        <w:drawing>
          <wp:anchor distT="0" distB="0" distL="0" distR="0" simplePos="0" relativeHeight="487589376" behindDoc="1" locked="0" layoutInCell="1" allowOverlap="1" wp14:anchorId="6A29DE57" wp14:editId="6343A58A">
            <wp:simplePos x="0" y="0"/>
            <wp:positionH relativeFrom="page">
              <wp:posOffset>914400</wp:posOffset>
            </wp:positionH>
            <wp:positionV relativeFrom="paragraph">
              <wp:posOffset>80466</wp:posOffset>
            </wp:positionV>
            <wp:extent cx="4432363" cy="231886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432363" cy="2318861"/>
                    </a:xfrm>
                    <a:prstGeom prst="rect">
                      <a:avLst/>
                    </a:prstGeom>
                  </pic:spPr>
                </pic:pic>
              </a:graphicData>
            </a:graphic>
          </wp:anchor>
        </w:drawing>
      </w:r>
    </w:p>
    <w:p w14:paraId="03767F2B" w14:textId="77777777" w:rsidR="00E21A6E" w:rsidRDefault="008779A1">
      <w:pPr>
        <w:spacing w:before="131"/>
        <w:ind w:left="360"/>
        <w:rPr>
          <w:sz w:val="24"/>
        </w:rPr>
      </w:pPr>
      <w:r>
        <w:rPr>
          <w:b/>
          <w:sz w:val="24"/>
        </w:rPr>
        <w:t>Figure</w:t>
      </w:r>
      <w:r>
        <w:rPr>
          <w:b/>
          <w:spacing w:val="-4"/>
          <w:sz w:val="24"/>
        </w:rPr>
        <w:t xml:space="preserve"> </w:t>
      </w:r>
      <w:r>
        <w:rPr>
          <w:b/>
          <w:sz w:val="24"/>
        </w:rPr>
        <w:t>1</w:t>
      </w:r>
      <w:r>
        <w:rPr>
          <w:sz w:val="24"/>
        </w:rPr>
        <w:t>. Log</w:t>
      </w:r>
      <w:r>
        <w:rPr>
          <w:spacing w:val="-3"/>
          <w:sz w:val="24"/>
        </w:rPr>
        <w:t xml:space="preserve"> </w:t>
      </w:r>
      <w:r>
        <w:rPr>
          <w:sz w:val="24"/>
        </w:rPr>
        <w:t>in</w:t>
      </w:r>
      <w:r>
        <w:rPr>
          <w:spacing w:val="-1"/>
          <w:sz w:val="24"/>
        </w:rPr>
        <w:t xml:space="preserve"> </w:t>
      </w:r>
      <w:r>
        <w:rPr>
          <w:spacing w:val="-4"/>
          <w:sz w:val="24"/>
        </w:rPr>
        <w:t>page</w:t>
      </w:r>
    </w:p>
    <w:p w14:paraId="73F93B6E" w14:textId="77777777" w:rsidR="00E21A6E" w:rsidRDefault="00E21A6E">
      <w:pPr>
        <w:rPr>
          <w:sz w:val="24"/>
        </w:rPr>
        <w:sectPr w:rsidR="00E21A6E">
          <w:pgSz w:w="12240" w:h="15840"/>
          <w:pgMar w:top="150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3B69EE9C" w14:textId="77777777" w:rsidR="00E21A6E" w:rsidRDefault="008779A1">
      <w:pPr>
        <w:pStyle w:val="BodyText"/>
        <w:ind w:left="372"/>
        <w:rPr>
          <w:sz w:val="20"/>
        </w:rPr>
      </w:pPr>
      <w:r>
        <w:rPr>
          <w:noProof/>
          <w:sz w:val="20"/>
        </w:rPr>
        <w:lastRenderedPageBreak/>
        <w:drawing>
          <wp:inline distT="0" distB="0" distL="0" distR="0" wp14:anchorId="35329B97" wp14:editId="7187BE61">
            <wp:extent cx="4467110" cy="317096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467110" cy="3170967"/>
                    </a:xfrm>
                    <a:prstGeom prst="rect">
                      <a:avLst/>
                    </a:prstGeom>
                  </pic:spPr>
                </pic:pic>
              </a:graphicData>
            </a:graphic>
          </wp:inline>
        </w:drawing>
      </w:r>
    </w:p>
    <w:p w14:paraId="69F3B60E" w14:textId="77777777" w:rsidR="00E21A6E" w:rsidRDefault="008779A1">
      <w:pPr>
        <w:spacing w:before="139"/>
        <w:ind w:left="360"/>
        <w:rPr>
          <w:sz w:val="24"/>
        </w:rPr>
      </w:pPr>
      <w:r>
        <w:rPr>
          <w:b/>
          <w:sz w:val="24"/>
        </w:rPr>
        <w:t>Figure</w:t>
      </w:r>
      <w:r>
        <w:rPr>
          <w:b/>
          <w:spacing w:val="-3"/>
          <w:sz w:val="24"/>
        </w:rPr>
        <w:t xml:space="preserve"> </w:t>
      </w:r>
      <w:r>
        <w:rPr>
          <w:b/>
          <w:sz w:val="24"/>
        </w:rPr>
        <w:t>2</w:t>
      </w:r>
      <w:r>
        <w:rPr>
          <w:sz w:val="24"/>
        </w:rPr>
        <w:t>.</w:t>
      </w:r>
      <w:r>
        <w:rPr>
          <w:spacing w:val="1"/>
          <w:sz w:val="24"/>
        </w:rPr>
        <w:t xml:space="preserve"> </w:t>
      </w:r>
      <w:r>
        <w:rPr>
          <w:spacing w:val="-2"/>
          <w:sz w:val="24"/>
        </w:rPr>
        <w:t>Dashboard</w:t>
      </w:r>
    </w:p>
    <w:p w14:paraId="459C19B1" w14:textId="77777777" w:rsidR="00E21A6E" w:rsidRDefault="00E21A6E">
      <w:pPr>
        <w:pStyle w:val="BodyText"/>
        <w:rPr>
          <w:sz w:val="20"/>
        </w:rPr>
      </w:pPr>
    </w:p>
    <w:p w14:paraId="109276A4" w14:textId="77777777" w:rsidR="00E21A6E" w:rsidRDefault="00E21A6E">
      <w:pPr>
        <w:pStyle w:val="BodyText"/>
        <w:rPr>
          <w:sz w:val="20"/>
        </w:rPr>
      </w:pPr>
    </w:p>
    <w:p w14:paraId="5DDE3529" w14:textId="77777777" w:rsidR="00E21A6E" w:rsidRDefault="008779A1">
      <w:pPr>
        <w:pStyle w:val="BodyText"/>
        <w:spacing w:before="189"/>
        <w:rPr>
          <w:sz w:val="20"/>
        </w:rPr>
      </w:pPr>
      <w:r>
        <w:rPr>
          <w:noProof/>
          <w:sz w:val="20"/>
        </w:rPr>
        <w:drawing>
          <wp:anchor distT="0" distB="0" distL="0" distR="0" simplePos="0" relativeHeight="487589888" behindDoc="1" locked="0" layoutInCell="1" allowOverlap="1" wp14:anchorId="7F9F76DC" wp14:editId="239FDE38">
            <wp:simplePos x="0" y="0"/>
            <wp:positionH relativeFrom="page">
              <wp:posOffset>914400</wp:posOffset>
            </wp:positionH>
            <wp:positionV relativeFrom="paragraph">
              <wp:posOffset>281344</wp:posOffset>
            </wp:positionV>
            <wp:extent cx="4692287" cy="354891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692287" cy="3548919"/>
                    </a:xfrm>
                    <a:prstGeom prst="rect">
                      <a:avLst/>
                    </a:prstGeom>
                  </pic:spPr>
                </pic:pic>
              </a:graphicData>
            </a:graphic>
          </wp:anchor>
        </w:drawing>
      </w:r>
    </w:p>
    <w:p w14:paraId="30AA5FF4" w14:textId="77777777" w:rsidR="00E21A6E" w:rsidRDefault="008779A1">
      <w:pPr>
        <w:spacing w:before="143"/>
        <w:ind w:left="360"/>
        <w:rPr>
          <w:sz w:val="24"/>
        </w:rPr>
      </w:pPr>
      <w:r>
        <w:rPr>
          <w:b/>
          <w:sz w:val="24"/>
        </w:rPr>
        <w:t>Figure</w:t>
      </w:r>
      <w:r>
        <w:rPr>
          <w:b/>
          <w:spacing w:val="-3"/>
          <w:sz w:val="24"/>
        </w:rPr>
        <w:t xml:space="preserve"> </w:t>
      </w:r>
      <w:r>
        <w:rPr>
          <w:b/>
          <w:sz w:val="24"/>
        </w:rPr>
        <w:t>3</w:t>
      </w:r>
      <w:r>
        <w:rPr>
          <w:sz w:val="24"/>
        </w:rPr>
        <w:t>.</w:t>
      </w:r>
      <w:r>
        <w:rPr>
          <w:spacing w:val="1"/>
          <w:sz w:val="24"/>
        </w:rPr>
        <w:t xml:space="preserve"> </w:t>
      </w:r>
      <w:r>
        <w:rPr>
          <w:sz w:val="24"/>
        </w:rPr>
        <w:t>Dashboard</w:t>
      </w:r>
      <w:r>
        <w:rPr>
          <w:spacing w:val="-1"/>
          <w:sz w:val="24"/>
        </w:rPr>
        <w:t xml:space="preserve"> </w:t>
      </w:r>
      <w:r>
        <w:rPr>
          <w:spacing w:val="-2"/>
          <w:sz w:val="24"/>
        </w:rPr>
        <w:t>Exams</w:t>
      </w:r>
    </w:p>
    <w:p w14:paraId="132FE95D" w14:textId="77777777" w:rsidR="00E21A6E" w:rsidRDefault="00E21A6E">
      <w:pPr>
        <w:rPr>
          <w:sz w:val="24"/>
        </w:rPr>
        <w:sectPr w:rsidR="00E21A6E">
          <w:pgSz w:w="12240" w:h="15840"/>
          <w:pgMar w:top="144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30184078" w14:textId="77777777" w:rsidR="00E21A6E" w:rsidRDefault="008779A1">
      <w:pPr>
        <w:pStyle w:val="BodyText"/>
        <w:ind w:left="360"/>
        <w:rPr>
          <w:sz w:val="20"/>
        </w:rPr>
      </w:pPr>
      <w:r>
        <w:rPr>
          <w:noProof/>
          <w:sz w:val="20"/>
        </w:rPr>
        <w:lastRenderedPageBreak/>
        <w:drawing>
          <wp:inline distT="0" distB="0" distL="0" distR="0" wp14:anchorId="471CCD68" wp14:editId="3700D810">
            <wp:extent cx="5960293" cy="29146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60293" cy="2914650"/>
                    </a:xfrm>
                    <a:prstGeom prst="rect">
                      <a:avLst/>
                    </a:prstGeom>
                  </pic:spPr>
                </pic:pic>
              </a:graphicData>
            </a:graphic>
          </wp:inline>
        </w:drawing>
      </w:r>
    </w:p>
    <w:p w14:paraId="2D6E1177" w14:textId="77777777" w:rsidR="00E21A6E" w:rsidRDefault="008779A1">
      <w:pPr>
        <w:spacing w:before="123"/>
        <w:ind w:left="360"/>
        <w:rPr>
          <w:sz w:val="24"/>
        </w:rPr>
      </w:pPr>
      <w:r>
        <w:rPr>
          <w:b/>
          <w:sz w:val="24"/>
        </w:rPr>
        <w:t>Figure</w:t>
      </w:r>
      <w:r>
        <w:rPr>
          <w:b/>
          <w:spacing w:val="-3"/>
          <w:sz w:val="24"/>
        </w:rPr>
        <w:t xml:space="preserve"> </w:t>
      </w:r>
      <w:r>
        <w:rPr>
          <w:b/>
          <w:sz w:val="24"/>
        </w:rPr>
        <w:t>4</w:t>
      </w:r>
      <w:r>
        <w:rPr>
          <w:sz w:val="24"/>
        </w:rPr>
        <w:t>. Dashboard</w:t>
      </w:r>
      <w:r>
        <w:rPr>
          <w:spacing w:val="-2"/>
          <w:sz w:val="24"/>
        </w:rPr>
        <w:t xml:space="preserve"> </w:t>
      </w:r>
      <w:r>
        <w:rPr>
          <w:sz w:val="24"/>
        </w:rPr>
        <w:t>Logs</w:t>
      </w:r>
      <w:r>
        <w:rPr>
          <w:spacing w:val="-1"/>
          <w:sz w:val="24"/>
        </w:rPr>
        <w:t xml:space="preserve"> </w:t>
      </w:r>
      <w:r>
        <w:rPr>
          <w:spacing w:val="-2"/>
          <w:sz w:val="24"/>
        </w:rPr>
        <w:t>History</w:t>
      </w:r>
    </w:p>
    <w:p w14:paraId="72A0BBD9" w14:textId="77777777" w:rsidR="00E21A6E" w:rsidRDefault="00E21A6E">
      <w:pPr>
        <w:rPr>
          <w:sz w:val="24"/>
        </w:rPr>
        <w:sectPr w:rsidR="00E21A6E">
          <w:pgSz w:w="12240" w:h="15840"/>
          <w:pgMar w:top="182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B5367D3" w14:textId="77777777" w:rsidR="00E21A6E" w:rsidRDefault="008779A1">
      <w:pPr>
        <w:pStyle w:val="Heading1"/>
        <w:spacing w:before="78"/>
        <w:ind w:left="360" w:firstLine="0"/>
      </w:pPr>
      <w:bookmarkStart w:id="64" w:name="_bookmark25"/>
      <w:bookmarkEnd w:id="64"/>
      <w:r>
        <w:rPr>
          <w:spacing w:val="-2"/>
        </w:rPr>
        <w:lastRenderedPageBreak/>
        <w:t>References</w:t>
      </w:r>
    </w:p>
    <w:p w14:paraId="69C2C405" w14:textId="77777777" w:rsidR="00E21A6E" w:rsidRDefault="008779A1">
      <w:pPr>
        <w:pStyle w:val="ListParagraph"/>
        <w:numPr>
          <w:ilvl w:val="0"/>
          <w:numId w:val="1"/>
        </w:numPr>
        <w:tabs>
          <w:tab w:val="left" w:pos="1094"/>
          <w:tab w:val="left" w:pos="1354"/>
          <w:tab w:val="left" w:pos="2529"/>
        </w:tabs>
        <w:spacing w:before="277" w:line="360" w:lineRule="auto"/>
        <w:ind w:right="695" w:hanging="344"/>
        <w:jc w:val="both"/>
        <w:rPr>
          <w:sz w:val="24"/>
        </w:rPr>
      </w:pPr>
      <w:r>
        <w:rPr>
          <w:sz w:val="24"/>
        </w:rPr>
        <w:tab/>
      </w:r>
      <w:proofErr w:type="spellStart"/>
      <w:proofErr w:type="gramStart"/>
      <w:r>
        <w:rPr>
          <w:sz w:val="24"/>
        </w:rPr>
        <w:t>Gusenga</w:t>
      </w:r>
      <w:proofErr w:type="spellEnd"/>
      <w:r>
        <w:rPr>
          <w:sz w:val="24"/>
        </w:rPr>
        <w:t>,</w:t>
      </w:r>
      <w:r>
        <w:rPr>
          <w:spacing w:val="80"/>
          <w:w w:val="150"/>
          <w:sz w:val="24"/>
        </w:rPr>
        <w:t xml:space="preserve">  </w:t>
      </w:r>
      <w:r>
        <w:rPr>
          <w:sz w:val="24"/>
        </w:rPr>
        <w:t>D.,</w:t>
      </w:r>
      <w:r>
        <w:rPr>
          <w:spacing w:val="80"/>
          <w:w w:val="150"/>
          <w:sz w:val="24"/>
        </w:rPr>
        <w:t xml:space="preserve">  </w:t>
      </w:r>
      <w:proofErr w:type="spellStart"/>
      <w:r>
        <w:rPr>
          <w:sz w:val="24"/>
        </w:rPr>
        <w:t>Sumbiri</w:t>
      </w:r>
      <w:proofErr w:type="spellEnd"/>
      <w:r>
        <w:rPr>
          <w:sz w:val="24"/>
        </w:rPr>
        <w:t>,</w:t>
      </w:r>
      <w:r>
        <w:rPr>
          <w:spacing w:val="80"/>
          <w:w w:val="150"/>
          <w:sz w:val="24"/>
        </w:rPr>
        <w:t xml:space="preserve">  </w:t>
      </w:r>
      <w:r>
        <w:rPr>
          <w:sz w:val="24"/>
        </w:rPr>
        <w:t>D.,</w:t>
      </w:r>
      <w:r>
        <w:rPr>
          <w:spacing w:val="80"/>
          <w:w w:val="150"/>
          <w:sz w:val="24"/>
        </w:rPr>
        <w:t xml:space="preserve">  </w:t>
      </w:r>
      <w:r>
        <w:rPr>
          <w:sz w:val="24"/>
        </w:rPr>
        <w:t>Ngugi,</w:t>
      </w:r>
      <w:r>
        <w:rPr>
          <w:spacing w:val="80"/>
          <w:w w:val="150"/>
          <w:sz w:val="24"/>
        </w:rPr>
        <w:t xml:space="preserve">  </w:t>
      </w:r>
      <w:r>
        <w:rPr>
          <w:sz w:val="24"/>
        </w:rPr>
        <w:t>J.,</w:t>
      </w:r>
      <w:r>
        <w:rPr>
          <w:spacing w:val="80"/>
          <w:w w:val="150"/>
          <w:sz w:val="24"/>
        </w:rPr>
        <w:t xml:space="preserve">  </w:t>
      </w:r>
      <w:r>
        <w:rPr>
          <w:sz w:val="24"/>
        </w:rPr>
        <w:t>&amp;</w:t>
      </w:r>
      <w:proofErr w:type="gramEnd"/>
      <w:r>
        <w:rPr>
          <w:spacing w:val="80"/>
          <w:w w:val="150"/>
          <w:sz w:val="24"/>
        </w:rPr>
        <w:t xml:space="preserve">  </w:t>
      </w:r>
      <w:proofErr w:type="spellStart"/>
      <w:proofErr w:type="gramStart"/>
      <w:r>
        <w:rPr>
          <w:sz w:val="24"/>
        </w:rPr>
        <w:t>Habimana</w:t>
      </w:r>
      <w:proofErr w:type="spellEnd"/>
      <w:r>
        <w:rPr>
          <w:sz w:val="24"/>
        </w:rPr>
        <w:t>,</w:t>
      </w:r>
      <w:r>
        <w:rPr>
          <w:spacing w:val="80"/>
          <w:w w:val="150"/>
          <w:sz w:val="24"/>
        </w:rPr>
        <w:t xml:space="preserve">  </w:t>
      </w:r>
      <w:r>
        <w:rPr>
          <w:sz w:val="24"/>
        </w:rPr>
        <w:t>P.</w:t>
      </w:r>
      <w:proofErr w:type="gramEnd"/>
      <w:r>
        <w:rPr>
          <w:sz w:val="24"/>
        </w:rPr>
        <w:t xml:space="preserve"> </w:t>
      </w:r>
      <w:r>
        <w:rPr>
          <w:i/>
          <w:sz w:val="24"/>
        </w:rPr>
        <w:t xml:space="preserve">Design and Implementation of an E-Exam Cheating Control System Using Real-Time Monitoring and Behavioral Detection. </w:t>
      </w:r>
      <w:r>
        <w:rPr>
          <w:sz w:val="24"/>
        </w:rPr>
        <w:t xml:space="preserve">Journal of Information and Technology, 5(9), </w:t>
      </w:r>
      <w:r>
        <w:rPr>
          <w:spacing w:val="-2"/>
          <w:sz w:val="24"/>
        </w:rPr>
        <w:t>12-27,</w:t>
      </w:r>
      <w:r>
        <w:rPr>
          <w:sz w:val="24"/>
        </w:rPr>
        <w:tab/>
      </w:r>
      <w:hyperlink r:id="rId16">
        <w:r>
          <w:rPr>
            <w:color w:val="0000FF"/>
            <w:spacing w:val="-2"/>
            <w:sz w:val="24"/>
            <w:u w:val="single" w:color="0000FF"/>
          </w:rPr>
          <w:t>https://edinburgjournals.org/journals/index.php/journal-of-information-</w:t>
        </w:r>
      </w:hyperlink>
      <w:r>
        <w:rPr>
          <w:color w:val="0000FF"/>
          <w:spacing w:val="-2"/>
          <w:sz w:val="24"/>
        </w:rPr>
        <w:t xml:space="preserve"> </w:t>
      </w:r>
      <w:hyperlink r:id="rId17">
        <w:proofErr w:type="spellStart"/>
        <w:r>
          <w:rPr>
            <w:color w:val="0000FF"/>
            <w:spacing w:val="-2"/>
            <w:sz w:val="24"/>
            <w:u w:val="single" w:color="0000FF"/>
          </w:rPr>
          <w:t>technolog</w:t>
        </w:r>
        <w:proofErr w:type="spellEnd"/>
        <w:r>
          <w:rPr>
            <w:color w:val="0000FF"/>
            <w:spacing w:val="-2"/>
            <w:sz w:val="24"/>
            <w:u w:val="single" w:color="0000FF"/>
          </w:rPr>
          <w:t>/article/view/610</w:t>
        </w:r>
      </w:hyperlink>
    </w:p>
    <w:p w14:paraId="6FE6E0C2" w14:textId="77777777" w:rsidR="00E21A6E" w:rsidRDefault="008779A1">
      <w:pPr>
        <w:pStyle w:val="ListParagraph"/>
        <w:numPr>
          <w:ilvl w:val="0"/>
          <w:numId w:val="1"/>
        </w:numPr>
        <w:tabs>
          <w:tab w:val="left" w:pos="1391"/>
        </w:tabs>
        <w:spacing w:before="1"/>
        <w:ind w:left="1391" w:hanging="661"/>
        <w:jc w:val="both"/>
      </w:pPr>
      <w:proofErr w:type="spellStart"/>
      <w:proofErr w:type="gramStart"/>
      <w:r>
        <w:rPr>
          <w:sz w:val="24"/>
        </w:rPr>
        <w:t>Malekar</w:t>
      </w:r>
      <w:proofErr w:type="spellEnd"/>
      <w:r>
        <w:rPr>
          <w:sz w:val="24"/>
        </w:rPr>
        <w:t>,</w:t>
      </w:r>
      <w:r>
        <w:rPr>
          <w:spacing w:val="77"/>
          <w:w w:val="150"/>
          <w:sz w:val="24"/>
        </w:rPr>
        <w:t xml:space="preserve">   </w:t>
      </w:r>
      <w:proofErr w:type="gramEnd"/>
      <w:r>
        <w:rPr>
          <w:sz w:val="24"/>
        </w:rPr>
        <w:t>O.,</w:t>
      </w:r>
      <w:r>
        <w:rPr>
          <w:spacing w:val="79"/>
          <w:w w:val="150"/>
          <w:sz w:val="24"/>
        </w:rPr>
        <w:t xml:space="preserve">   </w:t>
      </w:r>
      <w:proofErr w:type="gramStart"/>
      <w:r>
        <w:rPr>
          <w:sz w:val="24"/>
        </w:rPr>
        <w:t>Karale,</w:t>
      </w:r>
      <w:r>
        <w:rPr>
          <w:spacing w:val="77"/>
          <w:w w:val="150"/>
          <w:sz w:val="24"/>
        </w:rPr>
        <w:t xml:space="preserve">   </w:t>
      </w:r>
      <w:proofErr w:type="gramEnd"/>
      <w:r>
        <w:rPr>
          <w:sz w:val="24"/>
        </w:rPr>
        <w:t>A.,</w:t>
      </w:r>
      <w:r>
        <w:rPr>
          <w:spacing w:val="79"/>
          <w:w w:val="150"/>
          <w:sz w:val="24"/>
        </w:rPr>
        <w:t xml:space="preserve">   </w:t>
      </w:r>
      <w:proofErr w:type="spellStart"/>
      <w:proofErr w:type="gramStart"/>
      <w:r>
        <w:rPr>
          <w:sz w:val="24"/>
        </w:rPr>
        <w:t>Pawara</w:t>
      </w:r>
      <w:proofErr w:type="spellEnd"/>
      <w:r>
        <w:rPr>
          <w:sz w:val="24"/>
        </w:rPr>
        <w:t>,</w:t>
      </w:r>
      <w:r>
        <w:rPr>
          <w:spacing w:val="78"/>
          <w:w w:val="150"/>
          <w:sz w:val="24"/>
        </w:rPr>
        <w:t xml:space="preserve">   </w:t>
      </w:r>
      <w:proofErr w:type="gramEnd"/>
      <w:r>
        <w:rPr>
          <w:sz w:val="24"/>
        </w:rPr>
        <w:t>P.,</w:t>
      </w:r>
      <w:r>
        <w:rPr>
          <w:spacing w:val="78"/>
          <w:w w:val="150"/>
          <w:sz w:val="24"/>
        </w:rPr>
        <w:t xml:space="preserve">   </w:t>
      </w:r>
      <w:r>
        <w:rPr>
          <w:sz w:val="24"/>
        </w:rPr>
        <w:t>&amp;</w:t>
      </w:r>
      <w:r>
        <w:rPr>
          <w:spacing w:val="77"/>
          <w:w w:val="150"/>
          <w:sz w:val="24"/>
        </w:rPr>
        <w:t xml:space="preserve">   </w:t>
      </w:r>
      <w:proofErr w:type="gramStart"/>
      <w:r>
        <w:rPr>
          <w:sz w:val="24"/>
        </w:rPr>
        <w:t>Gharat,</w:t>
      </w:r>
      <w:r>
        <w:rPr>
          <w:spacing w:val="79"/>
          <w:w w:val="150"/>
          <w:sz w:val="24"/>
        </w:rPr>
        <w:t xml:space="preserve">   </w:t>
      </w:r>
      <w:proofErr w:type="gramEnd"/>
      <w:r>
        <w:rPr>
          <w:spacing w:val="-5"/>
          <w:sz w:val="24"/>
        </w:rPr>
        <w:t>R.</w:t>
      </w:r>
    </w:p>
    <w:p w14:paraId="074976BB" w14:textId="77777777" w:rsidR="00E21A6E" w:rsidRDefault="008779A1">
      <w:pPr>
        <w:spacing w:before="137" w:line="362" w:lineRule="auto"/>
        <w:ind w:left="730" w:right="363" w:firstLine="359"/>
        <w:jc w:val="both"/>
        <w:rPr>
          <w:sz w:val="24"/>
        </w:rPr>
      </w:pPr>
      <w:r>
        <w:rPr>
          <w:i/>
          <w:sz w:val="24"/>
        </w:rPr>
        <w:t xml:space="preserve">Real-Time Exam Monitoring. </w:t>
      </w:r>
      <w:r>
        <w:rPr>
          <w:sz w:val="24"/>
        </w:rPr>
        <w:t>International Journal of Advanced Research in Science, Communication and Technology (IJARSCT),</w:t>
      </w:r>
    </w:p>
    <w:p w14:paraId="285C87FA" w14:textId="77777777" w:rsidR="00E21A6E" w:rsidRDefault="00E21A6E">
      <w:pPr>
        <w:pStyle w:val="BodyText"/>
        <w:spacing w:before="134"/>
      </w:pPr>
    </w:p>
    <w:p w14:paraId="00D94376" w14:textId="77777777" w:rsidR="00E21A6E" w:rsidRDefault="008779A1">
      <w:pPr>
        <w:pStyle w:val="ListParagraph"/>
        <w:numPr>
          <w:ilvl w:val="0"/>
          <w:numId w:val="1"/>
        </w:numPr>
        <w:tabs>
          <w:tab w:val="left" w:pos="1440"/>
        </w:tabs>
        <w:spacing w:line="360" w:lineRule="auto"/>
        <w:ind w:left="730" w:right="359" w:firstLine="0"/>
        <w:jc w:val="both"/>
        <w:rPr>
          <w:sz w:val="24"/>
        </w:rPr>
      </w:pPr>
      <w:r>
        <w:rPr>
          <w:sz w:val="24"/>
        </w:rPr>
        <w:t xml:space="preserve">Esmat, M., Atta, A., &amp; El-Said, W.K. Real Time Online Exam Monitor Management System in Educational Institutions. Journal of Information Systems Engineering and Management. </w:t>
      </w:r>
      <w:hyperlink r:id="rId18">
        <w:r>
          <w:rPr>
            <w:color w:val="0000FF"/>
            <w:sz w:val="24"/>
            <w:u w:val="single" w:color="0000FF"/>
          </w:rPr>
          <w:t>https://jisem-journal.com/index.php/journal/article/view/11354</w:t>
        </w:r>
      </w:hyperlink>
    </w:p>
    <w:sectPr w:rsidR="00E21A6E">
      <w:pgSz w:w="12240" w:h="15840"/>
      <w:pgMar w:top="1360" w:right="1080" w:bottom="1220" w:left="1080" w:header="0" w:footer="10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26F14" w14:textId="77777777" w:rsidR="00DE0BDD" w:rsidRDefault="00DE0BDD">
      <w:r>
        <w:separator/>
      </w:r>
    </w:p>
  </w:endnote>
  <w:endnote w:type="continuationSeparator" w:id="0">
    <w:p w14:paraId="4483DA92" w14:textId="77777777" w:rsidR="00DE0BDD" w:rsidRDefault="00DE0BDD">
      <w:r>
        <w:continuationSeparator/>
      </w:r>
    </w:p>
  </w:endnote>
  <w:endnote w:type="continuationNotice" w:id="1">
    <w:p w14:paraId="69AF1096" w14:textId="77777777" w:rsidR="00DE0BDD" w:rsidRDefault="00DE0B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37D2" w14:textId="77777777" w:rsidR="00E21A6E" w:rsidRDefault="008779A1">
    <w:pPr>
      <w:pStyle w:val="BodyText"/>
      <w:spacing w:line="14" w:lineRule="auto"/>
      <w:rPr>
        <w:sz w:val="20"/>
      </w:rPr>
    </w:pPr>
    <w:r>
      <w:rPr>
        <w:noProof/>
        <w:sz w:val="20"/>
      </w:rPr>
      <mc:AlternateContent>
        <mc:Choice Requires="wps">
          <w:drawing>
            <wp:anchor distT="0" distB="0" distL="0" distR="0" simplePos="0" relativeHeight="487252480" behindDoc="1" locked="0" layoutInCell="1" allowOverlap="1" wp14:anchorId="11473C49" wp14:editId="74E07EC1">
              <wp:simplePos x="0" y="0"/>
              <wp:positionH relativeFrom="page">
                <wp:posOffset>6250685</wp:posOffset>
              </wp:positionH>
              <wp:positionV relativeFrom="page">
                <wp:posOffset>9270769</wp:posOffset>
              </wp:positionV>
              <wp:extent cx="66103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82245"/>
                      </a:xfrm>
                      <a:prstGeom prst="rect">
                        <a:avLst/>
                      </a:prstGeom>
                    </wps:spPr>
                    <wps:txbx>
                      <w:txbxContent>
                        <w:p w14:paraId="636BA1D4" w14:textId="77777777" w:rsidR="00E21A6E" w:rsidRDefault="008779A1">
                          <w:pPr>
                            <w:spacing w:before="13"/>
                            <w:ind w:left="20"/>
                            <w:rPr>
                              <w:rFonts w:ascii="Arial MT"/>
                            </w:rPr>
                          </w:pPr>
                          <w:r>
                            <w:rPr>
                              <w:rFonts w:ascii="Arial MT"/>
                            </w:rPr>
                            <w:t>Page</w:t>
                          </w:r>
                          <w:r>
                            <w:rPr>
                              <w:rFonts w:ascii="Arial MT"/>
                              <w:spacing w:val="-1"/>
                            </w:rPr>
                            <w:t xml:space="preserve"> </w:t>
                          </w:r>
                          <w:r>
                            <w:rPr>
                              <w:rFonts w:ascii="Arial MT"/>
                            </w:rPr>
                            <w:t>|</w:t>
                          </w:r>
                          <w:r>
                            <w:rPr>
                              <w:rFonts w:ascii="Arial MT"/>
                              <w:spacing w:val="-1"/>
                            </w:rPr>
                            <w:t xml:space="preserv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11473C49" id="_x0000_t202" coordsize="21600,21600" o:spt="202" path="m,l,21600r21600,l21600,xe">
              <v:stroke joinstyle="miter"/>
              <v:path gradientshapeok="t" o:connecttype="rect"/>
            </v:shapetype>
            <v:shape id="Textbox 1" o:spid="_x0000_s1026" type="#_x0000_t202" style="position:absolute;margin-left:492.2pt;margin-top:730pt;width:52.05pt;height:14.35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" filled="f" stroked="f">
              <v:textbox inset="0,0,0,0">
                <w:txbxContent>
                  <w:p w14:paraId="636BA1D4" w14:textId="77777777" w:rsidR="00E21A6E" w:rsidRDefault="008779A1">
                    <w:pPr>
                      <w:spacing w:before="13"/>
                      <w:ind w:left="20"/>
                      <w:rPr>
                        <w:rFonts w:ascii="Arial MT"/>
                      </w:rPr>
                    </w:pPr>
                    <w:r>
                      <w:rPr>
                        <w:rFonts w:ascii="Arial MT"/>
                      </w:rPr>
                      <w:t>Page</w:t>
                    </w:r>
                    <w:r>
                      <w:rPr>
                        <w:rFonts w:ascii="Arial MT"/>
                        <w:spacing w:val="-1"/>
                      </w:rPr>
                      <w:t xml:space="preserve"> </w:t>
                    </w:r>
                    <w:r>
                      <w:rPr>
                        <w:rFonts w:ascii="Arial MT"/>
                      </w:rPr>
                      <w:t>|</w:t>
                    </w:r>
                    <w:r>
                      <w:rPr>
                        <w:rFonts w:ascii="Arial MT"/>
                        <w:spacing w:val="-1"/>
                      </w:rPr>
                      <w:t xml:space="preserv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D4F9" w14:textId="77777777" w:rsidR="00DE0BDD" w:rsidRDefault="00DE0BDD">
      <w:r>
        <w:separator/>
      </w:r>
    </w:p>
  </w:footnote>
  <w:footnote w:type="continuationSeparator" w:id="0">
    <w:p w14:paraId="5DFCA2CD" w14:textId="77777777" w:rsidR="00DE0BDD" w:rsidRDefault="00DE0BDD">
      <w:r>
        <w:continuationSeparator/>
      </w:r>
    </w:p>
  </w:footnote>
  <w:footnote w:type="continuationNotice" w:id="1">
    <w:p w14:paraId="20A7928D" w14:textId="77777777" w:rsidR="00DE0BDD" w:rsidRDefault="00DE0BD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9E2"/>
    <w:multiLevelType w:val="multilevel"/>
    <w:tmpl w:val="D3A05A14"/>
    <w:lvl w:ilvl="0">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12"/>
        <w:szCs w:val="12"/>
        <w:lang w:val="en-US" w:eastAsia="en-US" w:bidi="ar-SA"/>
      </w:rPr>
    </w:lvl>
    <w:lvl w:ilvl="3">
      <w:numFmt w:val="bullet"/>
      <w:lvlText w:val=""/>
      <w:lvlJc w:val="left"/>
      <w:pPr>
        <w:ind w:left="1198" w:hanging="207"/>
      </w:pPr>
      <w:rPr>
        <w:rFonts w:ascii="Symbol" w:eastAsia="Symbol" w:hAnsi="Symbol" w:cs="Symbol" w:hint="default"/>
        <w:b w:val="0"/>
        <w:bCs w:val="0"/>
        <w:i w:val="0"/>
        <w:iCs w:val="0"/>
        <w:spacing w:val="0"/>
        <w:w w:val="100"/>
        <w:sz w:val="12"/>
        <w:szCs w:val="12"/>
        <w:lang w:val="en-US" w:eastAsia="en-US" w:bidi="ar-SA"/>
      </w:rPr>
    </w:lvl>
    <w:lvl w:ilvl="4">
      <w:numFmt w:val="bullet"/>
      <w:lvlText w:val="•"/>
      <w:lvlJc w:val="left"/>
      <w:pPr>
        <w:ind w:left="1140" w:hanging="207"/>
      </w:pPr>
      <w:rPr>
        <w:rFonts w:hint="default"/>
        <w:lang w:val="en-US" w:eastAsia="en-US" w:bidi="ar-SA"/>
      </w:rPr>
    </w:lvl>
    <w:lvl w:ilvl="5">
      <w:numFmt w:val="bullet"/>
      <w:lvlText w:val="•"/>
      <w:lvlJc w:val="left"/>
      <w:pPr>
        <w:ind w:left="1200" w:hanging="207"/>
      </w:pPr>
      <w:rPr>
        <w:rFonts w:hint="default"/>
        <w:lang w:val="en-US" w:eastAsia="en-US" w:bidi="ar-SA"/>
      </w:rPr>
    </w:lvl>
    <w:lvl w:ilvl="6">
      <w:numFmt w:val="bullet"/>
      <w:lvlText w:val="•"/>
      <w:lvlJc w:val="left"/>
      <w:pPr>
        <w:ind w:left="1800" w:hanging="207"/>
      </w:pPr>
      <w:rPr>
        <w:rFonts w:hint="default"/>
        <w:lang w:val="en-US" w:eastAsia="en-US" w:bidi="ar-SA"/>
      </w:rPr>
    </w:lvl>
    <w:lvl w:ilvl="7">
      <w:numFmt w:val="bullet"/>
      <w:lvlText w:val="•"/>
      <w:lvlJc w:val="left"/>
      <w:pPr>
        <w:ind w:left="3870" w:hanging="207"/>
      </w:pPr>
      <w:rPr>
        <w:rFonts w:hint="default"/>
        <w:lang w:val="en-US" w:eastAsia="en-US" w:bidi="ar-SA"/>
      </w:rPr>
    </w:lvl>
    <w:lvl w:ilvl="8">
      <w:numFmt w:val="bullet"/>
      <w:lvlText w:val="•"/>
      <w:lvlJc w:val="left"/>
      <w:pPr>
        <w:ind w:left="5940" w:hanging="207"/>
      </w:pPr>
      <w:rPr>
        <w:rFonts w:hint="default"/>
        <w:lang w:val="en-US" w:eastAsia="en-US" w:bidi="ar-SA"/>
      </w:rPr>
    </w:lvl>
  </w:abstractNum>
  <w:abstractNum w:abstractNumId="1" w15:restartNumberingAfterBreak="0">
    <w:nsid w:val="124F01D8"/>
    <w:multiLevelType w:val="multilevel"/>
    <w:tmpl w:val="F90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D3398"/>
    <w:multiLevelType w:val="hybridMultilevel"/>
    <w:tmpl w:val="FD147D98"/>
    <w:lvl w:ilvl="0" w:tplc="B6F44F8E">
      <w:numFmt w:val="bullet"/>
      <w:lvlText w:val="●"/>
      <w:lvlJc w:val="left"/>
      <w:pPr>
        <w:ind w:left="609" w:hanging="131"/>
      </w:pPr>
      <w:rPr>
        <w:rFonts w:ascii="Times New Roman" w:eastAsia="Times New Roman" w:hAnsi="Times New Roman" w:cs="Times New Roman" w:hint="default"/>
        <w:b w:val="0"/>
        <w:bCs w:val="0"/>
        <w:i w:val="0"/>
        <w:iCs w:val="0"/>
        <w:spacing w:val="0"/>
        <w:w w:val="100"/>
        <w:sz w:val="12"/>
        <w:szCs w:val="12"/>
        <w:lang w:val="en-US" w:eastAsia="en-US" w:bidi="ar-SA"/>
      </w:rPr>
    </w:lvl>
    <w:lvl w:ilvl="1" w:tplc="5428FC4A">
      <w:numFmt w:val="bullet"/>
      <w:lvlText w:val="•"/>
      <w:lvlJc w:val="left"/>
      <w:pPr>
        <w:ind w:left="1310" w:hanging="131"/>
      </w:pPr>
      <w:rPr>
        <w:rFonts w:hint="default"/>
        <w:lang w:val="en-US" w:eastAsia="en-US" w:bidi="ar-SA"/>
      </w:rPr>
    </w:lvl>
    <w:lvl w:ilvl="2" w:tplc="2B3CE776">
      <w:numFmt w:val="bullet"/>
      <w:lvlText w:val="•"/>
      <w:lvlJc w:val="left"/>
      <w:pPr>
        <w:ind w:left="2021" w:hanging="131"/>
      </w:pPr>
      <w:rPr>
        <w:rFonts w:hint="default"/>
        <w:lang w:val="en-US" w:eastAsia="en-US" w:bidi="ar-SA"/>
      </w:rPr>
    </w:lvl>
    <w:lvl w:ilvl="3" w:tplc="4C62E128">
      <w:numFmt w:val="bullet"/>
      <w:lvlText w:val="•"/>
      <w:lvlJc w:val="left"/>
      <w:pPr>
        <w:ind w:left="2732" w:hanging="131"/>
      </w:pPr>
      <w:rPr>
        <w:rFonts w:hint="default"/>
        <w:lang w:val="en-US" w:eastAsia="en-US" w:bidi="ar-SA"/>
      </w:rPr>
    </w:lvl>
    <w:lvl w:ilvl="4" w:tplc="80B65700">
      <w:numFmt w:val="bullet"/>
      <w:lvlText w:val="•"/>
      <w:lvlJc w:val="left"/>
      <w:pPr>
        <w:ind w:left="3443" w:hanging="131"/>
      </w:pPr>
      <w:rPr>
        <w:rFonts w:hint="default"/>
        <w:lang w:val="en-US" w:eastAsia="en-US" w:bidi="ar-SA"/>
      </w:rPr>
    </w:lvl>
    <w:lvl w:ilvl="5" w:tplc="36362700">
      <w:numFmt w:val="bullet"/>
      <w:lvlText w:val="•"/>
      <w:lvlJc w:val="left"/>
      <w:pPr>
        <w:ind w:left="4154" w:hanging="131"/>
      </w:pPr>
      <w:rPr>
        <w:rFonts w:hint="default"/>
        <w:lang w:val="en-US" w:eastAsia="en-US" w:bidi="ar-SA"/>
      </w:rPr>
    </w:lvl>
    <w:lvl w:ilvl="6" w:tplc="8D0C89D8">
      <w:numFmt w:val="bullet"/>
      <w:lvlText w:val="•"/>
      <w:lvlJc w:val="left"/>
      <w:pPr>
        <w:ind w:left="4864" w:hanging="131"/>
      </w:pPr>
      <w:rPr>
        <w:rFonts w:hint="default"/>
        <w:lang w:val="en-US" w:eastAsia="en-US" w:bidi="ar-SA"/>
      </w:rPr>
    </w:lvl>
    <w:lvl w:ilvl="7" w:tplc="A65A4B90">
      <w:numFmt w:val="bullet"/>
      <w:lvlText w:val="•"/>
      <w:lvlJc w:val="left"/>
      <w:pPr>
        <w:ind w:left="5575" w:hanging="131"/>
      </w:pPr>
      <w:rPr>
        <w:rFonts w:hint="default"/>
        <w:lang w:val="en-US" w:eastAsia="en-US" w:bidi="ar-SA"/>
      </w:rPr>
    </w:lvl>
    <w:lvl w:ilvl="8" w:tplc="2DC67614">
      <w:numFmt w:val="bullet"/>
      <w:lvlText w:val="•"/>
      <w:lvlJc w:val="left"/>
      <w:pPr>
        <w:ind w:left="6286" w:hanging="131"/>
      </w:pPr>
      <w:rPr>
        <w:rFonts w:hint="default"/>
        <w:lang w:val="en-US" w:eastAsia="en-US" w:bidi="ar-SA"/>
      </w:rPr>
    </w:lvl>
  </w:abstractNum>
  <w:abstractNum w:abstractNumId="3" w15:restartNumberingAfterBreak="0">
    <w:nsid w:val="1B095AEC"/>
    <w:multiLevelType w:val="hybridMultilevel"/>
    <w:tmpl w:val="B51A32DC"/>
    <w:lvl w:ilvl="0" w:tplc="7A94FBFE">
      <w:start w:val="8"/>
      <w:numFmt w:val="decimal"/>
      <w:lvlText w:val="%1."/>
      <w:lvlJc w:val="left"/>
      <w:pPr>
        <w:ind w:left="802" w:hanging="22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0B96C882">
      <w:numFmt w:val="bullet"/>
      <w:lvlText w:val="•"/>
      <w:lvlJc w:val="left"/>
      <w:pPr>
        <w:ind w:left="1728" w:hanging="221"/>
      </w:pPr>
      <w:rPr>
        <w:rFonts w:hint="default"/>
        <w:lang w:val="en-US" w:eastAsia="en-US" w:bidi="ar-SA"/>
      </w:rPr>
    </w:lvl>
    <w:lvl w:ilvl="2" w:tplc="AD004B0E">
      <w:numFmt w:val="bullet"/>
      <w:lvlText w:val="•"/>
      <w:lvlJc w:val="left"/>
      <w:pPr>
        <w:ind w:left="2656" w:hanging="221"/>
      </w:pPr>
      <w:rPr>
        <w:rFonts w:hint="default"/>
        <w:lang w:val="en-US" w:eastAsia="en-US" w:bidi="ar-SA"/>
      </w:rPr>
    </w:lvl>
    <w:lvl w:ilvl="3" w:tplc="C6228E3E">
      <w:numFmt w:val="bullet"/>
      <w:lvlText w:val="•"/>
      <w:lvlJc w:val="left"/>
      <w:pPr>
        <w:ind w:left="3584" w:hanging="221"/>
      </w:pPr>
      <w:rPr>
        <w:rFonts w:hint="default"/>
        <w:lang w:val="en-US" w:eastAsia="en-US" w:bidi="ar-SA"/>
      </w:rPr>
    </w:lvl>
    <w:lvl w:ilvl="4" w:tplc="8D2EB3C6">
      <w:numFmt w:val="bullet"/>
      <w:lvlText w:val="•"/>
      <w:lvlJc w:val="left"/>
      <w:pPr>
        <w:ind w:left="4512" w:hanging="221"/>
      </w:pPr>
      <w:rPr>
        <w:rFonts w:hint="default"/>
        <w:lang w:val="en-US" w:eastAsia="en-US" w:bidi="ar-SA"/>
      </w:rPr>
    </w:lvl>
    <w:lvl w:ilvl="5" w:tplc="2A426EE0">
      <w:numFmt w:val="bullet"/>
      <w:lvlText w:val="•"/>
      <w:lvlJc w:val="left"/>
      <w:pPr>
        <w:ind w:left="5440" w:hanging="221"/>
      </w:pPr>
      <w:rPr>
        <w:rFonts w:hint="default"/>
        <w:lang w:val="en-US" w:eastAsia="en-US" w:bidi="ar-SA"/>
      </w:rPr>
    </w:lvl>
    <w:lvl w:ilvl="6" w:tplc="08AAB898">
      <w:numFmt w:val="bullet"/>
      <w:lvlText w:val="•"/>
      <w:lvlJc w:val="left"/>
      <w:pPr>
        <w:ind w:left="6368" w:hanging="221"/>
      </w:pPr>
      <w:rPr>
        <w:rFonts w:hint="default"/>
        <w:lang w:val="en-US" w:eastAsia="en-US" w:bidi="ar-SA"/>
      </w:rPr>
    </w:lvl>
    <w:lvl w:ilvl="7" w:tplc="10969C26">
      <w:numFmt w:val="bullet"/>
      <w:lvlText w:val="•"/>
      <w:lvlJc w:val="left"/>
      <w:pPr>
        <w:ind w:left="7296" w:hanging="221"/>
      </w:pPr>
      <w:rPr>
        <w:rFonts w:hint="default"/>
        <w:lang w:val="en-US" w:eastAsia="en-US" w:bidi="ar-SA"/>
      </w:rPr>
    </w:lvl>
    <w:lvl w:ilvl="8" w:tplc="F14CA750">
      <w:numFmt w:val="bullet"/>
      <w:lvlText w:val="•"/>
      <w:lvlJc w:val="left"/>
      <w:pPr>
        <w:ind w:left="8224" w:hanging="221"/>
      </w:pPr>
      <w:rPr>
        <w:rFonts w:hint="default"/>
        <w:lang w:val="en-US" w:eastAsia="en-US" w:bidi="ar-SA"/>
      </w:rPr>
    </w:lvl>
  </w:abstractNum>
  <w:abstractNum w:abstractNumId="4" w15:restartNumberingAfterBreak="0">
    <w:nsid w:val="217C43AC"/>
    <w:multiLevelType w:val="multilevel"/>
    <w:tmpl w:val="D37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83C78"/>
    <w:multiLevelType w:val="multilevel"/>
    <w:tmpl w:val="F6D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675D3"/>
    <w:multiLevelType w:val="multilevel"/>
    <w:tmpl w:val="FD38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A3A15"/>
    <w:multiLevelType w:val="multilevel"/>
    <w:tmpl w:val="D1F4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60A0A"/>
    <w:multiLevelType w:val="hybridMultilevel"/>
    <w:tmpl w:val="C044656C"/>
    <w:lvl w:ilvl="0" w:tplc="40464EF8">
      <w:numFmt w:val="bullet"/>
      <w:lvlText w:val="•"/>
      <w:lvlJc w:val="left"/>
      <w:pPr>
        <w:ind w:left="100"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FC3C154A">
      <w:numFmt w:val="bullet"/>
      <w:lvlText w:val="•"/>
      <w:lvlJc w:val="left"/>
      <w:pPr>
        <w:ind w:left="520" w:hanging="147"/>
      </w:pPr>
      <w:rPr>
        <w:rFonts w:hint="default"/>
        <w:lang w:val="en-US" w:eastAsia="en-US" w:bidi="ar-SA"/>
      </w:rPr>
    </w:lvl>
    <w:lvl w:ilvl="2" w:tplc="0C349118">
      <w:numFmt w:val="bullet"/>
      <w:lvlText w:val="•"/>
      <w:lvlJc w:val="left"/>
      <w:pPr>
        <w:ind w:left="940" w:hanging="147"/>
      </w:pPr>
      <w:rPr>
        <w:rFonts w:hint="default"/>
        <w:lang w:val="en-US" w:eastAsia="en-US" w:bidi="ar-SA"/>
      </w:rPr>
    </w:lvl>
    <w:lvl w:ilvl="3" w:tplc="DED8A1F0">
      <w:numFmt w:val="bullet"/>
      <w:lvlText w:val="•"/>
      <w:lvlJc w:val="left"/>
      <w:pPr>
        <w:ind w:left="1360" w:hanging="147"/>
      </w:pPr>
      <w:rPr>
        <w:rFonts w:hint="default"/>
        <w:lang w:val="en-US" w:eastAsia="en-US" w:bidi="ar-SA"/>
      </w:rPr>
    </w:lvl>
    <w:lvl w:ilvl="4" w:tplc="FA984540">
      <w:numFmt w:val="bullet"/>
      <w:lvlText w:val="•"/>
      <w:lvlJc w:val="left"/>
      <w:pPr>
        <w:ind w:left="1780" w:hanging="147"/>
      </w:pPr>
      <w:rPr>
        <w:rFonts w:hint="default"/>
        <w:lang w:val="en-US" w:eastAsia="en-US" w:bidi="ar-SA"/>
      </w:rPr>
    </w:lvl>
    <w:lvl w:ilvl="5" w:tplc="278C6ABC">
      <w:numFmt w:val="bullet"/>
      <w:lvlText w:val="•"/>
      <w:lvlJc w:val="left"/>
      <w:pPr>
        <w:ind w:left="2200" w:hanging="147"/>
      </w:pPr>
      <w:rPr>
        <w:rFonts w:hint="default"/>
        <w:lang w:val="en-US" w:eastAsia="en-US" w:bidi="ar-SA"/>
      </w:rPr>
    </w:lvl>
    <w:lvl w:ilvl="6" w:tplc="056A1A8E">
      <w:numFmt w:val="bullet"/>
      <w:lvlText w:val="•"/>
      <w:lvlJc w:val="left"/>
      <w:pPr>
        <w:ind w:left="2620" w:hanging="147"/>
      </w:pPr>
      <w:rPr>
        <w:rFonts w:hint="default"/>
        <w:lang w:val="en-US" w:eastAsia="en-US" w:bidi="ar-SA"/>
      </w:rPr>
    </w:lvl>
    <w:lvl w:ilvl="7" w:tplc="FF749CDC">
      <w:numFmt w:val="bullet"/>
      <w:lvlText w:val="•"/>
      <w:lvlJc w:val="left"/>
      <w:pPr>
        <w:ind w:left="3040" w:hanging="147"/>
      </w:pPr>
      <w:rPr>
        <w:rFonts w:hint="default"/>
        <w:lang w:val="en-US" w:eastAsia="en-US" w:bidi="ar-SA"/>
      </w:rPr>
    </w:lvl>
    <w:lvl w:ilvl="8" w:tplc="22C2F394">
      <w:numFmt w:val="bullet"/>
      <w:lvlText w:val="•"/>
      <w:lvlJc w:val="left"/>
      <w:pPr>
        <w:ind w:left="3460" w:hanging="147"/>
      </w:pPr>
      <w:rPr>
        <w:rFonts w:hint="default"/>
        <w:lang w:val="en-US" w:eastAsia="en-US" w:bidi="ar-SA"/>
      </w:rPr>
    </w:lvl>
  </w:abstractNum>
  <w:abstractNum w:abstractNumId="9" w15:restartNumberingAfterBreak="0">
    <w:nsid w:val="3EF33144"/>
    <w:multiLevelType w:val="hybridMultilevel"/>
    <w:tmpl w:val="9A542920"/>
    <w:lvl w:ilvl="0" w:tplc="F334C1D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E8EE21C">
      <w:numFmt w:val="bullet"/>
      <w:lvlText w:val="•"/>
      <w:lvlJc w:val="left"/>
      <w:pPr>
        <w:ind w:left="1980" w:hanging="360"/>
      </w:pPr>
      <w:rPr>
        <w:rFonts w:hint="default"/>
        <w:lang w:val="en-US" w:eastAsia="en-US" w:bidi="ar-SA"/>
      </w:rPr>
    </w:lvl>
    <w:lvl w:ilvl="2" w:tplc="E5EC40DE">
      <w:numFmt w:val="bullet"/>
      <w:lvlText w:val="•"/>
      <w:lvlJc w:val="left"/>
      <w:pPr>
        <w:ind w:left="2880" w:hanging="360"/>
      </w:pPr>
      <w:rPr>
        <w:rFonts w:hint="default"/>
        <w:lang w:val="en-US" w:eastAsia="en-US" w:bidi="ar-SA"/>
      </w:rPr>
    </w:lvl>
    <w:lvl w:ilvl="3" w:tplc="E1504416">
      <w:numFmt w:val="bullet"/>
      <w:lvlText w:val="•"/>
      <w:lvlJc w:val="left"/>
      <w:pPr>
        <w:ind w:left="3780" w:hanging="360"/>
      </w:pPr>
      <w:rPr>
        <w:rFonts w:hint="default"/>
        <w:lang w:val="en-US" w:eastAsia="en-US" w:bidi="ar-SA"/>
      </w:rPr>
    </w:lvl>
    <w:lvl w:ilvl="4" w:tplc="7FE60546">
      <w:numFmt w:val="bullet"/>
      <w:lvlText w:val="•"/>
      <w:lvlJc w:val="left"/>
      <w:pPr>
        <w:ind w:left="4680" w:hanging="360"/>
      </w:pPr>
      <w:rPr>
        <w:rFonts w:hint="default"/>
        <w:lang w:val="en-US" w:eastAsia="en-US" w:bidi="ar-SA"/>
      </w:rPr>
    </w:lvl>
    <w:lvl w:ilvl="5" w:tplc="A7284988">
      <w:numFmt w:val="bullet"/>
      <w:lvlText w:val="•"/>
      <w:lvlJc w:val="left"/>
      <w:pPr>
        <w:ind w:left="5580" w:hanging="360"/>
      </w:pPr>
      <w:rPr>
        <w:rFonts w:hint="default"/>
        <w:lang w:val="en-US" w:eastAsia="en-US" w:bidi="ar-SA"/>
      </w:rPr>
    </w:lvl>
    <w:lvl w:ilvl="6" w:tplc="5F32942A">
      <w:numFmt w:val="bullet"/>
      <w:lvlText w:val="•"/>
      <w:lvlJc w:val="left"/>
      <w:pPr>
        <w:ind w:left="6480" w:hanging="360"/>
      </w:pPr>
      <w:rPr>
        <w:rFonts w:hint="default"/>
        <w:lang w:val="en-US" w:eastAsia="en-US" w:bidi="ar-SA"/>
      </w:rPr>
    </w:lvl>
    <w:lvl w:ilvl="7" w:tplc="96105274">
      <w:numFmt w:val="bullet"/>
      <w:lvlText w:val="•"/>
      <w:lvlJc w:val="left"/>
      <w:pPr>
        <w:ind w:left="7380" w:hanging="360"/>
      </w:pPr>
      <w:rPr>
        <w:rFonts w:hint="default"/>
        <w:lang w:val="en-US" w:eastAsia="en-US" w:bidi="ar-SA"/>
      </w:rPr>
    </w:lvl>
    <w:lvl w:ilvl="8" w:tplc="BD18C7AC">
      <w:numFmt w:val="bullet"/>
      <w:lvlText w:val="•"/>
      <w:lvlJc w:val="left"/>
      <w:pPr>
        <w:ind w:left="8280" w:hanging="360"/>
      </w:pPr>
      <w:rPr>
        <w:rFonts w:hint="default"/>
        <w:lang w:val="en-US" w:eastAsia="en-US" w:bidi="ar-SA"/>
      </w:rPr>
    </w:lvl>
  </w:abstractNum>
  <w:abstractNum w:abstractNumId="10" w15:restartNumberingAfterBreak="0">
    <w:nsid w:val="46305A03"/>
    <w:multiLevelType w:val="multilevel"/>
    <w:tmpl w:val="E36EB638"/>
    <w:lvl w:ilvl="0">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198" w:hanging="207"/>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140" w:hanging="207"/>
      </w:pPr>
      <w:rPr>
        <w:rFonts w:hint="default"/>
        <w:lang w:val="en-US" w:eastAsia="en-US" w:bidi="ar-SA"/>
      </w:rPr>
    </w:lvl>
    <w:lvl w:ilvl="5">
      <w:numFmt w:val="bullet"/>
      <w:lvlText w:val="•"/>
      <w:lvlJc w:val="left"/>
      <w:pPr>
        <w:ind w:left="1200" w:hanging="207"/>
      </w:pPr>
      <w:rPr>
        <w:rFonts w:hint="default"/>
        <w:lang w:val="en-US" w:eastAsia="en-US" w:bidi="ar-SA"/>
      </w:rPr>
    </w:lvl>
    <w:lvl w:ilvl="6">
      <w:numFmt w:val="bullet"/>
      <w:lvlText w:val="•"/>
      <w:lvlJc w:val="left"/>
      <w:pPr>
        <w:ind w:left="1800" w:hanging="207"/>
      </w:pPr>
      <w:rPr>
        <w:rFonts w:hint="default"/>
        <w:lang w:val="en-US" w:eastAsia="en-US" w:bidi="ar-SA"/>
      </w:rPr>
    </w:lvl>
    <w:lvl w:ilvl="7">
      <w:numFmt w:val="bullet"/>
      <w:lvlText w:val="•"/>
      <w:lvlJc w:val="left"/>
      <w:pPr>
        <w:ind w:left="3870" w:hanging="207"/>
      </w:pPr>
      <w:rPr>
        <w:rFonts w:hint="default"/>
        <w:lang w:val="en-US" w:eastAsia="en-US" w:bidi="ar-SA"/>
      </w:rPr>
    </w:lvl>
    <w:lvl w:ilvl="8">
      <w:numFmt w:val="bullet"/>
      <w:lvlText w:val="•"/>
      <w:lvlJc w:val="left"/>
      <w:pPr>
        <w:ind w:left="5940" w:hanging="207"/>
      </w:pPr>
      <w:rPr>
        <w:rFonts w:hint="default"/>
        <w:lang w:val="en-US" w:eastAsia="en-US" w:bidi="ar-SA"/>
      </w:rPr>
    </w:lvl>
  </w:abstractNum>
  <w:abstractNum w:abstractNumId="11" w15:restartNumberingAfterBreak="0">
    <w:nsid w:val="46CE090B"/>
    <w:multiLevelType w:val="multilevel"/>
    <w:tmpl w:val="20D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B5697"/>
    <w:multiLevelType w:val="multilevel"/>
    <w:tmpl w:val="29B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4471E"/>
    <w:multiLevelType w:val="multilevel"/>
    <w:tmpl w:val="3FE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C39AF"/>
    <w:multiLevelType w:val="hybridMultilevel"/>
    <w:tmpl w:val="39E6B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69512B"/>
    <w:multiLevelType w:val="hybridMultilevel"/>
    <w:tmpl w:val="62B66E8E"/>
    <w:lvl w:ilvl="0" w:tplc="2000000F">
      <w:start w:val="1"/>
      <w:numFmt w:val="decimal"/>
      <w:lvlText w:val="%1."/>
      <w:lvlJc w:val="left"/>
      <w:pPr>
        <w:ind w:left="2205" w:hanging="360"/>
      </w:pPr>
    </w:lvl>
    <w:lvl w:ilvl="1" w:tplc="20000019" w:tentative="1">
      <w:start w:val="1"/>
      <w:numFmt w:val="lowerLetter"/>
      <w:lvlText w:val="%2."/>
      <w:lvlJc w:val="left"/>
      <w:pPr>
        <w:ind w:left="2925" w:hanging="360"/>
      </w:pPr>
    </w:lvl>
    <w:lvl w:ilvl="2" w:tplc="2000001B" w:tentative="1">
      <w:start w:val="1"/>
      <w:numFmt w:val="lowerRoman"/>
      <w:lvlText w:val="%3."/>
      <w:lvlJc w:val="right"/>
      <w:pPr>
        <w:ind w:left="3645" w:hanging="180"/>
      </w:pPr>
    </w:lvl>
    <w:lvl w:ilvl="3" w:tplc="2000000F" w:tentative="1">
      <w:start w:val="1"/>
      <w:numFmt w:val="decimal"/>
      <w:lvlText w:val="%4."/>
      <w:lvlJc w:val="left"/>
      <w:pPr>
        <w:ind w:left="4365" w:hanging="360"/>
      </w:pPr>
    </w:lvl>
    <w:lvl w:ilvl="4" w:tplc="20000019" w:tentative="1">
      <w:start w:val="1"/>
      <w:numFmt w:val="lowerLetter"/>
      <w:lvlText w:val="%5."/>
      <w:lvlJc w:val="left"/>
      <w:pPr>
        <w:ind w:left="5085" w:hanging="360"/>
      </w:pPr>
    </w:lvl>
    <w:lvl w:ilvl="5" w:tplc="2000001B" w:tentative="1">
      <w:start w:val="1"/>
      <w:numFmt w:val="lowerRoman"/>
      <w:lvlText w:val="%6."/>
      <w:lvlJc w:val="right"/>
      <w:pPr>
        <w:ind w:left="5805" w:hanging="180"/>
      </w:pPr>
    </w:lvl>
    <w:lvl w:ilvl="6" w:tplc="2000000F" w:tentative="1">
      <w:start w:val="1"/>
      <w:numFmt w:val="decimal"/>
      <w:lvlText w:val="%7."/>
      <w:lvlJc w:val="left"/>
      <w:pPr>
        <w:ind w:left="6525" w:hanging="360"/>
      </w:pPr>
    </w:lvl>
    <w:lvl w:ilvl="7" w:tplc="20000019" w:tentative="1">
      <w:start w:val="1"/>
      <w:numFmt w:val="lowerLetter"/>
      <w:lvlText w:val="%8."/>
      <w:lvlJc w:val="left"/>
      <w:pPr>
        <w:ind w:left="7245" w:hanging="360"/>
      </w:pPr>
    </w:lvl>
    <w:lvl w:ilvl="8" w:tplc="2000001B" w:tentative="1">
      <w:start w:val="1"/>
      <w:numFmt w:val="lowerRoman"/>
      <w:lvlText w:val="%9."/>
      <w:lvlJc w:val="right"/>
      <w:pPr>
        <w:ind w:left="7965" w:hanging="180"/>
      </w:pPr>
    </w:lvl>
  </w:abstractNum>
  <w:abstractNum w:abstractNumId="16" w15:restartNumberingAfterBreak="0">
    <w:nsid w:val="5B5A4726"/>
    <w:multiLevelType w:val="multilevel"/>
    <w:tmpl w:val="91C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74C6D"/>
    <w:multiLevelType w:val="hybridMultilevel"/>
    <w:tmpl w:val="7F3EDAB8"/>
    <w:lvl w:ilvl="0" w:tplc="59BACB74">
      <w:numFmt w:val="bullet"/>
      <w:lvlText w:val="•"/>
      <w:lvlJc w:val="left"/>
      <w:pPr>
        <w:ind w:left="10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042BF2A">
      <w:numFmt w:val="bullet"/>
      <w:lvlText w:val="•"/>
      <w:lvlJc w:val="left"/>
      <w:pPr>
        <w:ind w:left="520" w:hanging="144"/>
      </w:pPr>
      <w:rPr>
        <w:rFonts w:hint="default"/>
        <w:lang w:val="en-US" w:eastAsia="en-US" w:bidi="ar-SA"/>
      </w:rPr>
    </w:lvl>
    <w:lvl w:ilvl="2" w:tplc="3EB86A16">
      <w:numFmt w:val="bullet"/>
      <w:lvlText w:val="•"/>
      <w:lvlJc w:val="left"/>
      <w:pPr>
        <w:ind w:left="940" w:hanging="144"/>
      </w:pPr>
      <w:rPr>
        <w:rFonts w:hint="default"/>
        <w:lang w:val="en-US" w:eastAsia="en-US" w:bidi="ar-SA"/>
      </w:rPr>
    </w:lvl>
    <w:lvl w:ilvl="3" w:tplc="6EC289CE">
      <w:numFmt w:val="bullet"/>
      <w:lvlText w:val="•"/>
      <w:lvlJc w:val="left"/>
      <w:pPr>
        <w:ind w:left="1360" w:hanging="144"/>
      </w:pPr>
      <w:rPr>
        <w:rFonts w:hint="default"/>
        <w:lang w:val="en-US" w:eastAsia="en-US" w:bidi="ar-SA"/>
      </w:rPr>
    </w:lvl>
    <w:lvl w:ilvl="4" w:tplc="1F7A1318">
      <w:numFmt w:val="bullet"/>
      <w:lvlText w:val="•"/>
      <w:lvlJc w:val="left"/>
      <w:pPr>
        <w:ind w:left="1780" w:hanging="144"/>
      </w:pPr>
      <w:rPr>
        <w:rFonts w:hint="default"/>
        <w:lang w:val="en-US" w:eastAsia="en-US" w:bidi="ar-SA"/>
      </w:rPr>
    </w:lvl>
    <w:lvl w:ilvl="5" w:tplc="D7AA4B14">
      <w:numFmt w:val="bullet"/>
      <w:lvlText w:val="•"/>
      <w:lvlJc w:val="left"/>
      <w:pPr>
        <w:ind w:left="2200" w:hanging="144"/>
      </w:pPr>
      <w:rPr>
        <w:rFonts w:hint="default"/>
        <w:lang w:val="en-US" w:eastAsia="en-US" w:bidi="ar-SA"/>
      </w:rPr>
    </w:lvl>
    <w:lvl w:ilvl="6" w:tplc="D1B49782">
      <w:numFmt w:val="bullet"/>
      <w:lvlText w:val="•"/>
      <w:lvlJc w:val="left"/>
      <w:pPr>
        <w:ind w:left="2620" w:hanging="144"/>
      </w:pPr>
      <w:rPr>
        <w:rFonts w:hint="default"/>
        <w:lang w:val="en-US" w:eastAsia="en-US" w:bidi="ar-SA"/>
      </w:rPr>
    </w:lvl>
    <w:lvl w:ilvl="7" w:tplc="F626AC52">
      <w:numFmt w:val="bullet"/>
      <w:lvlText w:val="•"/>
      <w:lvlJc w:val="left"/>
      <w:pPr>
        <w:ind w:left="3040" w:hanging="144"/>
      </w:pPr>
      <w:rPr>
        <w:rFonts w:hint="default"/>
        <w:lang w:val="en-US" w:eastAsia="en-US" w:bidi="ar-SA"/>
      </w:rPr>
    </w:lvl>
    <w:lvl w:ilvl="8" w:tplc="6B4E3186">
      <w:numFmt w:val="bullet"/>
      <w:lvlText w:val="•"/>
      <w:lvlJc w:val="left"/>
      <w:pPr>
        <w:ind w:left="3460" w:hanging="144"/>
      </w:pPr>
      <w:rPr>
        <w:rFonts w:hint="default"/>
        <w:lang w:val="en-US" w:eastAsia="en-US" w:bidi="ar-SA"/>
      </w:rPr>
    </w:lvl>
  </w:abstractNum>
  <w:abstractNum w:abstractNumId="18" w15:restartNumberingAfterBreak="0">
    <w:nsid w:val="60810E60"/>
    <w:multiLevelType w:val="hybridMultilevel"/>
    <w:tmpl w:val="5F5CD4EA"/>
    <w:lvl w:ilvl="0" w:tplc="9CA053B4">
      <w:numFmt w:val="bullet"/>
      <w:lvlText w:val="•"/>
      <w:lvlJc w:val="left"/>
      <w:pPr>
        <w:ind w:left="2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DF29612">
      <w:numFmt w:val="bullet"/>
      <w:lvlText w:val="•"/>
      <w:lvlJc w:val="left"/>
      <w:pPr>
        <w:ind w:left="646" w:hanging="144"/>
      </w:pPr>
      <w:rPr>
        <w:rFonts w:hint="default"/>
        <w:lang w:val="en-US" w:eastAsia="en-US" w:bidi="ar-SA"/>
      </w:rPr>
    </w:lvl>
    <w:lvl w:ilvl="2" w:tplc="CB58ABAC">
      <w:numFmt w:val="bullet"/>
      <w:lvlText w:val="•"/>
      <w:lvlJc w:val="left"/>
      <w:pPr>
        <w:ind w:left="1052" w:hanging="144"/>
      </w:pPr>
      <w:rPr>
        <w:rFonts w:hint="default"/>
        <w:lang w:val="en-US" w:eastAsia="en-US" w:bidi="ar-SA"/>
      </w:rPr>
    </w:lvl>
    <w:lvl w:ilvl="3" w:tplc="7BE2F4EE">
      <w:numFmt w:val="bullet"/>
      <w:lvlText w:val="•"/>
      <w:lvlJc w:val="left"/>
      <w:pPr>
        <w:ind w:left="1458" w:hanging="144"/>
      </w:pPr>
      <w:rPr>
        <w:rFonts w:hint="default"/>
        <w:lang w:val="en-US" w:eastAsia="en-US" w:bidi="ar-SA"/>
      </w:rPr>
    </w:lvl>
    <w:lvl w:ilvl="4" w:tplc="EE1C49EC">
      <w:numFmt w:val="bullet"/>
      <w:lvlText w:val="•"/>
      <w:lvlJc w:val="left"/>
      <w:pPr>
        <w:ind w:left="1864" w:hanging="144"/>
      </w:pPr>
      <w:rPr>
        <w:rFonts w:hint="default"/>
        <w:lang w:val="en-US" w:eastAsia="en-US" w:bidi="ar-SA"/>
      </w:rPr>
    </w:lvl>
    <w:lvl w:ilvl="5" w:tplc="78549C46">
      <w:numFmt w:val="bullet"/>
      <w:lvlText w:val="•"/>
      <w:lvlJc w:val="left"/>
      <w:pPr>
        <w:ind w:left="2270" w:hanging="144"/>
      </w:pPr>
      <w:rPr>
        <w:rFonts w:hint="default"/>
        <w:lang w:val="en-US" w:eastAsia="en-US" w:bidi="ar-SA"/>
      </w:rPr>
    </w:lvl>
    <w:lvl w:ilvl="6" w:tplc="9A9A95AC">
      <w:numFmt w:val="bullet"/>
      <w:lvlText w:val="•"/>
      <w:lvlJc w:val="left"/>
      <w:pPr>
        <w:ind w:left="2676" w:hanging="144"/>
      </w:pPr>
      <w:rPr>
        <w:rFonts w:hint="default"/>
        <w:lang w:val="en-US" w:eastAsia="en-US" w:bidi="ar-SA"/>
      </w:rPr>
    </w:lvl>
    <w:lvl w:ilvl="7" w:tplc="84D8EC0A">
      <w:numFmt w:val="bullet"/>
      <w:lvlText w:val="•"/>
      <w:lvlJc w:val="left"/>
      <w:pPr>
        <w:ind w:left="3082" w:hanging="144"/>
      </w:pPr>
      <w:rPr>
        <w:rFonts w:hint="default"/>
        <w:lang w:val="en-US" w:eastAsia="en-US" w:bidi="ar-SA"/>
      </w:rPr>
    </w:lvl>
    <w:lvl w:ilvl="8" w:tplc="EFEE3BDA">
      <w:numFmt w:val="bullet"/>
      <w:lvlText w:val="•"/>
      <w:lvlJc w:val="left"/>
      <w:pPr>
        <w:ind w:left="3488" w:hanging="144"/>
      </w:pPr>
      <w:rPr>
        <w:rFonts w:hint="default"/>
        <w:lang w:val="en-US" w:eastAsia="en-US" w:bidi="ar-SA"/>
      </w:rPr>
    </w:lvl>
  </w:abstractNum>
  <w:abstractNum w:abstractNumId="19" w15:restartNumberingAfterBreak="0">
    <w:nsid w:val="61682ABE"/>
    <w:multiLevelType w:val="multilevel"/>
    <w:tmpl w:val="FDC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E74D4"/>
    <w:multiLevelType w:val="multilevel"/>
    <w:tmpl w:val="7C76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B119A7"/>
    <w:multiLevelType w:val="multilevel"/>
    <w:tmpl w:val="850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54E22"/>
    <w:multiLevelType w:val="hybridMultilevel"/>
    <w:tmpl w:val="7706B106"/>
    <w:lvl w:ilvl="0" w:tplc="B4FCBF94">
      <w:start w:val="1"/>
      <w:numFmt w:val="decimal"/>
      <w:lvlText w:val="%1."/>
      <w:lvlJc w:val="left"/>
      <w:pPr>
        <w:ind w:left="1094" w:hanging="605"/>
      </w:pPr>
      <w:rPr>
        <w:rFonts w:hint="default"/>
        <w:spacing w:val="0"/>
        <w:w w:val="100"/>
        <w:lang w:val="en-US" w:eastAsia="en-US" w:bidi="ar-SA"/>
      </w:rPr>
    </w:lvl>
    <w:lvl w:ilvl="1" w:tplc="3B1CEC1A">
      <w:numFmt w:val="bullet"/>
      <w:lvlText w:val="•"/>
      <w:lvlJc w:val="left"/>
      <w:pPr>
        <w:ind w:left="1998" w:hanging="605"/>
      </w:pPr>
      <w:rPr>
        <w:rFonts w:hint="default"/>
        <w:lang w:val="en-US" w:eastAsia="en-US" w:bidi="ar-SA"/>
      </w:rPr>
    </w:lvl>
    <w:lvl w:ilvl="2" w:tplc="626434D6">
      <w:numFmt w:val="bullet"/>
      <w:lvlText w:val="•"/>
      <w:lvlJc w:val="left"/>
      <w:pPr>
        <w:ind w:left="2896" w:hanging="605"/>
      </w:pPr>
      <w:rPr>
        <w:rFonts w:hint="default"/>
        <w:lang w:val="en-US" w:eastAsia="en-US" w:bidi="ar-SA"/>
      </w:rPr>
    </w:lvl>
    <w:lvl w:ilvl="3" w:tplc="48AA1266">
      <w:numFmt w:val="bullet"/>
      <w:lvlText w:val="•"/>
      <w:lvlJc w:val="left"/>
      <w:pPr>
        <w:ind w:left="3794" w:hanging="605"/>
      </w:pPr>
      <w:rPr>
        <w:rFonts w:hint="default"/>
        <w:lang w:val="en-US" w:eastAsia="en-US" w:bidi="ar-SA"/>
      </w:rPr>
    </w:lvl>
    <w:lvl w:ilvl="4" w:tplc="40B61A98">
      <w:numFmt w:val="bullet"/>
      <w:lvlText w:val="•"/>
      <w:lvlJc w:val="left"/>
      <w:pPr>
        <w:ind w:left="4692" w:hanging="605"/>
      </w:pPr>
      <w:rPr>
        <w:rFonts w:hint="default"/>
        <w:lang w:val="en-US" w:eastAsia="en-US" w:bidi="ar-SA"/>
      </w:rPr>
    </w:lvl>
    <w:lvl w:ilvl="5" w:tplc="87449C0E">
      <w:numFmt w:val="bullet"/>
      <w:lvlText w:val="•"/>
      <w:lvlJc w:val="left"/>
      <w:pPr>
        <w:ind w:left="5590" w:hanging="605"/>
      </w:pPr>
      <w:rPr>
        <w:rFonts w:hint="default"/>
        <w:lang w:val="en-US" w:eastAsia="en-US" w:bidi="ar-SA"/>
      </w:rPr>
    </w:lvl>
    <w:lvl w:ilvl="6" w:tplc="2A1E26E8">
      <w:numFmt w:val="bullet"/>
      <w:lvlText w:val="•"/>
      <w:lvlJc w:val="left"/>
      <w:pPr>
        <w:ind w:left="6488" w:hanging="605"/>
      </w:pPr>
      <w:rPr>
        <w:rFonts w:hint="default"/>
        <w:lang w:val="en-US" w:eastAsia="en-US" w:bidi="ar-SA"/>
      </w:rPr>
    </w:lvl>
    <w:lvl w:ilvl="7" w:tplc="E3B64EE0">
      <w:numFmt w:val="bullet"/>
      <w:lvlText w:val="•"/>
      <w:lvlJc w:val="left"/>
      <w:pPr>
        <w:ind w:left="7386" w:hanging="605"/>
      </w:pPr>
      <w:rPr>
        <w:rFonts w:hint="default"/>
        <w:lang w:val="en-US" w:eastAsia="en-US" w:bidi="ar-SA"/>
      </w:rPr>
    </w:lvl>
    <w:lvl w:ilvl="8" w:tplc="4EE89370">
      <w:numFmt w:val="bullet"/>
      <w:lvlText w:val="•"/>
      <w:lvlJc w:val="left"/>
      <w:pPr>
        <w:ind w:left="8284" w:hanging="605"/>
      </w:pPr>
      <w:rPr>
        <w:rFonts w:hint="default"/>
        <w:lang w:val="en-US" w:eastAsia="en-US" w:bidi="ar-SA"/>
      </w:rPr>
    </w:lvl>
  </w:abstractNum>
  <w:abstractNum w:abstractNumId="23" w15:restartNumberingAfterBreak="0">
    <w:nsid w:val="6E4A5FD3"/>
    <w:multiLevelType w:val="multilevel"/>
    <w:tmpl w:val="D9E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C7E59"/>
    <w:multiLevelType w:val="multilevel"/>
    <w:tmpl w:val="C91CD1E0"/>
    <w:lvl w:ilvl="0">
      <w:start w:val="1"/>
      <w:numFmt w:val="decimal"/>
      <w:lvlText w:val="%1."/>
      <w:lvlJc w:val="left"/>
      <w:pPr>
        <w:ind w:left="581" w:hanging="22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240" w:hanging="332"/>
      </w:pPr>
      <w:rPr>
        <w:rFonts w:hint="default"/>
        <w:lang w:val="en-US" w:eastAsia="en-US" w:bidi="ar-SA"/>
      </w:rPr>
    </w:lvl>
    <w:lvl w:ilvl="3">
      <w:numFmt w:val="bullet"/>
      <w:lvlText w:val="•"/>
      <w:lvlJc w:val="left"/>
      <w:pPr>
        <w:ind w:left="2345" w:hanging="332"/>
      </w:pPr>
      <w:rPr>
        <w:rFonts w:hint="default"/>
        <w:lang w:val="en-US" w:eastAsia="en-US" w:bidi="ar-SA"/>
      </w:rPr>
    </w:lvl>
    <w:lvl w:ilvl="4">
      <w:numFmt w:val="bullet"/>
      <w:lvlText w:val="•"/>
      <w:lvlJc w:val="left"/>
      <w:pPr>
        <w:ind w:left="3450" w:hanging="332"/>
      </w:pPr>
      <w:rPr>
        <w:rFonts w:hint="default"/>
        <w:lang w:val="en-US" w:eastAsia="en-US" w:bidi="ar-SA"/>
      </w:rPr>
    </w:lvl>
    <w:lvl w:ilvl="5">
      <w:numFmt w:val="bullet"/>
      <w:lvlText w:val="•"/>
      <w:lvlJc w:val="left"/>
      <w:pPr>
        <w:ind w:left="4555"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765" w:hanging="332"/>
      </w:pPr>
      <w:rPr>
        <w:rFonts w:hint="default"/>
        <w:lang w:val="en-US" w:eastAsia="en-US" w:bidi="ar-SA"/>
      </w:rPr>
    </w:lvl>
    <w:lvl w:ilvl="8">
      <w:numFmt w:val="bullet"/>
      <w:lvlText w:val="•"/>
      <w:lvlJc w:val="left"/>
      <w:pPr>
        <w:ind w:left="7870" w:hanging="332"/>
      </w:pPr>
      <w:rPr>
        <w:rFonts w:hint="default"/>
        <w:lang w:val="en-US" w:eastAsia="en-US" w:bidi="ar-SA"/>
      </w:rPr>
    </w:lvl>
  </w:abstractNum>
  <w:abstractNum w:abstractNumId="25" w15:restartNumberingAfterBreak="0">
    <w:nsid w:val="74F24366"/>
    <w:multiLevelType w:val="hybridMultilevel"/>
    <w:tmpl w:val="A98A8F7A"/>
    <w:lvl w:ilvl="0" w:tplc="E3FCE2B4">
      <w:numFmt w:val="bullet"/>
      <w:lvlText w:val="•"/>
      <w:lvlJc w:val="left"/>
      <w:pPr>
        <w:ind w:left="10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A2E3C32">
      <w:numFmt w:val="bullet"/>
      <w:lvlText w:val="•"/>
      <w:lvlJc w:val="left"/>
      <w:pPr>
        <w:ind w:left="520" w:hanging="144"/>
      </w:pPr>
      <w:rPr>
        <w:rFonts w:hint="default"/>
        <w:lang w:val="en-US" w:eastAsia="en-US" w:bidi="ar-SA"/>
      </w:rPr>
    </w:lvl>
    <w:lvl w:ilvl="2" w:tplc="CA7CB5D2">
      <w:numFmt w:val="bullet"/>
      <w:lvlText w:val="•"/>
      <w:lvlJc w:val="left"/>
      <w:pPr>
        <w:ind w:left="940" w:hanging="144"/>
      </w:pPr>
      <w:rPr>
        <w:rFonts w:hint="default"/>
        <w:lang w:val="en-US" w:eastAsia="en-US" w:bidi="ar-SA"/>
      </w:rPr>
    </w:lvl>
    <w:lvl w:ilvl="3" w:tplc="CC0A556C">
      <w:numFmt w:val="bullet"/>
      <w:lvlText w:val="•"/>
      <w:lvlJc w:val="left"/>
      <w:pPr>
        <w:ind w:left="1360" w:hanging="144"/>
      </w:pPr>
      <w:rPr>
        <w:rFonts w:hint="default"/>
        <w:lang w:val="en-US" w:eastAsia="en-US" w:bidi="ar-SA"/>
      </w:rPr>
    </w:lvl>
    <w:lvl w:ilvl="4" w:tplc="68A04236">
      <w:numFmt w:val="bullet"/>
      <w:lvlText w:val="•"/>
      <w:lvlJc w:val="left"/>
      <w:pPr>
        <w:ind w:left="1780" w:hanging="144"/>
      </w:pPr>
      <w:rPr>
        <w:rFonts w:hint="default"/>
        <w:lang w:val="en-US" w:eastAsia="en-US" w:bidi="ar-SA"/>
      </w:rPr>
    </w:lvl>
    <w:lvl w:ilvl="5" w:tplc="7BE43754">
      <w:numFmt w:val="bullet"/>
      <w:lvlText w:val="•"/>
      <w:lvlJc w:val="left"/>
      <w:pPr>
        <w:ind w:left="2200" w:hanging="144"/>
      </w:pPr>
      <w:rPr>
        <w:rFonts w:hint="default"/>
        <w:lang w:val="en-US" w:eastAsia="en-US" w:bidi="ar-SA"/>
      </w:rPr>
    </w:lvl>
    <w:lvl w:ilvl="6" w:tplc="E6AAC1CE">
      <w:numFmt w:val="bullet"/>
      <w:lvlText w:val="•"/>
      <w:lvlJc w:val="left"/>
      <w:pPr>
        <w:ind w:left="2620" w:hanging="144"/>
      </w:pPr>
      <w:rPr>
        <w:rFonts w:hint="default"/>
        <w:lang w:val="en-US" w:eastAsia="en-US" w:bidi="ar-SA"/>
      </w:rPr>
    </w:lvl>
    <w:lvl w:ilvl="7" w:tplc="8B409A86">
      <w:numFmt w:val="bullet"/>
      <w:lvlText w:val="•"/>
      <w:lvlJc w:val="left"/>
      <w:pPr>
        <w:ind w:left="3040" w:hanging="144"/>
      </w:pPr>
      <w:rPr>
        <w:rFonts w:hint="default"/>
        <w:lang w:val="en-US" w:eastAsia="en-US" w:bidi="ar-SA"/>
      </w:rPr>
    </w:lvl>
    <w:lvl w:ilvl="8" w:tplc="B1D4BEB0">
      <w:numFmt w:val="bullet"/>
      <w:lvlText w:val="•"/>
      <w:lvlJc w:val="left"/>
      <w:pPr>
        <w:ind w:left="3460" w:hanging="144"/>
      </w:pPr>
      <w:rPr>
        <w:rFonts w:hint="default"/>
        <w:lang w:val="en-US" w:eastAsia="en-US" w:bidi="ar-SA"/>
      </w:rPr>
    </w:lvl>
  </w:abstractNum>
  <w:abstractNum w:abstractNumId="26" w15:restartNumberingAfterBreak="0">
    <w:nsid w:val="75754FAA"/>
    <w:multiLevelType w:val="hybridMultilevel"/>
    <w:tmpl w:val="F888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260583">
    <w:abstractNumId w:val="22"/>
  </w:num>
  <w:num w:numId="2" w16cid:durableId="311057529">
    <w:abstractNumId w:val="18"/>
  </w:num>
  <w:num w:numId="3" w16cid:durableId="708654012">
    <w:abstractNumId w:val="17"/>
  </w:num>
  <w:num w:numId="4" w16cid:durableId="1796408068">
    <w:abstractNumId w:val="8"/>
  </w:num>
  <w:num w:numId="5" w16cid:durableId="861548569">
    <w:abstractNumId w:val="25"/>
  </w:num>
  <w:num w:numId="6" w16cid:durableId="569771234">
    <w:abstractNumId w:val="2"/>
  </w:num>
  <w:num w:numId="7" w16cid:durableId="1668047804">
    <w:abstractNumId w:val="9"/>
  </w:num>
  <w:num w:numId="8" w16cid:durableId="1192381357">
    <w:abstractNumId w:val="10"/>
  </w:num>
  <w:num w:numId="9" w16cid:durableId="1209150946">
    <w:abstractNumId w:val="3"/>
  </w:num>
  <w:num w:numId="10" w16cid:durableId="714621123">
    <w:abstractNumId w:val="24"/>
  </w:num>
  <w:num w:numId="11" w16cid:durableId="824663017">
    <w:abstractNumId w:val="14"/>
  </w:num>
  <w:num w:numId="12" w16cid:durableId="899679945">
    <w:abstractNumId w:val="13"/>
  </w:num>
  <w:num w:numId="13" w16cid:durableId="859903076">
    <w:abstractNumId w:val="19"/>
  </w:num>
  <w:num w:numId="14" w16cid:durableId="194581759">
    <w:abstractNumId w:val="12"/>
  </w:num>
  <w:num w:numId="15" w16cid:durableId="208684817">
    <w:abstractNumId w:val="21"/>
  </w:num>
  <w:num w:numId="16" w16cid:durableId="153910340">
    <w:abstractNumId w:val="20"/>
  </w:num>
  <w:num w:numId="17" w16cid:durableId="1058632421">
    <w:abstractNumId w:val="5"/>
  </w:num>
  <w:num w:numId="18" w16cid:durableId="585116703">
    <w:abstractNumId w:val="7"/>
  </w:num>
  <w:num w:numId="19" w16cid:durableId="1115519579">
    <w:abstractNumId w:val="6"/>
  </w:num>
  <w:num w:numId="20" w16cid:durableId="1216505422">
    <w:abstractNumId w:val="23"/>
  </w:num>
  <w:num w:numId="21" w16cid:durableId="309216473">
    <w:abstractNumId w:val="16"/>
  </w:num>
  <w:num w:numId="22" w16cid:durableId="467360949">
    <w:abstractNumId w:val="1"/>
  </w:num>
  <w:num w:numId="23" w16cid:durableId="450394071">
    <w:abstractNumId w:val="4"/>
  </w:num>
  <w:num w:numId="24" w16cid:durableId="2088771703">
    <w:abstractNumId w:val="11"/>
  </w:num>
  <w:num w:numId="25" w16cid:durableId="2115131734">
    <w:abstractNumId w:val="15"/>
  </w:num>
  <w:num w:numId="26" w16cid:durableId="890580907">
    <w:abstractNumId w:val="0"/>
  </w:num>
  <w:num w:numId="27" w16cid:durableId="300391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6E"/>
    <w:rsid w:val="003733CB"/>
    <w:rsid w:val="00424E3D"/>
    <w:rsid w:val="00540D45"/>
    <w:rsid w:val="00603678"/>
    <w:rsid w:val="00714AF6"/>
    <w:rsid w:val="008779A1"/>
    <w:rsid w:val="0093254D"/>
    <w:rsid w:val="00972D50"/>
    <w:rsid w:val="009D1DEA"/>
    <w:rsid w:val="00A53C48"/>
    <w:rsid w:val="00AE0E5A"/>
    <w:rsid w:val="00BB34E2"/>
    <w:rsid w:val="00C92E05"/>
    <w:rsid w:val="00D77C8E"/>
    <w:rsid w:val="00D85013"/>
    <w:rsid w:val="00D9324A"/>
    <w:rsid w:val="00DA0194"/>
    <w:rsid w:val="00DE0A96"/>
    <w:rsid w:val="00DE0BDD"/>
    <w:rsid w:val="00DE19C6"/>
    <w:rsid w:val="00DF20DB"/>
    <w:rsid w:val="00E21A6E"/>
    <w:rsid w:val="00E54047"/>
    <w:rsid w:val="00E562C5"/>
    <w:rsid w:val="00EE53D3"/>
    <w:rsid w:val="00EE56C8"/>
    <w:rsid w:val="00F03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2B4D9"/>
  <w15:docId w15:val="{5444B5A7-D9E9-4B89-906E-E1CE516B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41" w:hanging="421"/>
      <w:outlineLvl w:val="0"/>
    </w:pPr>
    <w:rPr>
      <w:b/>
      <w:bCs/>
      <w:sz w:val="28"/>
      <w:szCs w:val="28"/>
    </w:rPr>
  </w:style>
  <w:style w:type="paragraph" w:styleId="Heading2">
    <w:name w:val="heading 2"/>
    <w:basedOn w:val="Normal"/>
    <w:uiPriority w:val="9"/>
    <w:unhideWhenUsed/>
    <w:qFormat/>
    <w:pPr>
      <w:ind w:left="780"/>
      <w:outlineLvl w:val="1"/>
    </w:pPr>
    <w:rPr>
      <w:b/>
      <w:bCs/>
      <w:sz w:val="24"/>
      <w:szCs w:val="24"/>
    </w:rPr>
  </w:style>
  <w:style w:type="paragraph" w:styleId="Heading3">
    <w:name w:val="heading 3"/>
    <w:basedOn w:val="Normal"/>
    <w:next w:val="Normal"/>
    <w:link w:val="Heading3Char"/>
    <w:uiPriority w:val="9"/>
    <w:semiHidden/>
    <w:unhideWhenUsed/>
    <w:qFormat/>
    <w:rsid w:val="00F033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580" w:hanging="220"/>
    </w:pPr>
  </w:style>
  <w:style w:type="paragraph" w:styleId="TOC2">
    <w:name w:val="toc 2"/>
    <w:basedOn w:val="Normal"/>
    <w:uiPriority w:val="1"/>
    <w:qFormat/>
    <w:pPr>
      <w:spacing w:before="137"/>
      <w:ind w:left="801" w:hanging="660"/>
    </w:pPr>
  </w:style>
  <w:style w:type="paragraph" w:styleId="TOC3">
    <w:name w:val="toc 3"/>
    <w:basedOn w:val="Normal"/>
    <w:uiPriority w:val="1"/>
    <w:qFormat/>
    <w:pPr>
      <w:spacing w:before="137"/>
      <w:ind w:left="1130" w:hanging="331"/>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154" w:line="1050" w:lineRule="exact"/>
      <w:ind w:left="2657" w:right="2652"/>
      <w:jc w:val="center"/>
    </w:pPr>
    <w:rPr>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94"/>
      <w:ind w:left="100"/>
    </w:pPr>
  </w:style>
  <w:style w:type="character" w:customStyle="1" w:styleId="Heading3Char">
    <w:name w:val="Heading 3 Char"/>
    <w:basedOn w:val="DefaultParagraphFont"/>
    <w:link w:val="Heading3"/>
    <w:uiPriority w:val="9"/>
    <w:semiHidden/>
    <w:rsid w:val="00F0334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9D1DEA"/>
    <w:pPr>
      <w:widowControl/>
      <w:autoSpaceDE/>
      <w:autoSpaceDN/>
      <w:spacing w:before="100" w:beforeAutospacing="1" w:after="100" w:afterAutospacing="1"/>
      <w:pPrChange w:id="0" w:author="Sumaiya Masood" w:date="2026-08-07T06:24:00Z">
        <w:pPr>
          <w:spacing w:before="100" w:beforeAutospacing="1" w:after="100" w:afterAutospacing="1"/>
        </w:pPr>
      </w:pPrChange>
    </w:pPr>
    <w:rPr>
      <w:sz w:val="24"/>
      <w:szCs w:val="24"/>
      <w:rPrChange w:id="0" w:author="Sumaiya Masood" w:date="2026-08-07T06:24:00Z">
        <w:rPr>
          <w:sz w:val="24"/>
          <w:szCs w:val="24"/>
          <w:lang w:val="en-US" w:eastAsia="en-US" w:bidi="ar-SA"/>
        </w:rPr>
      </w:rPrChange>
    </w:rPr>
  </w:style>
  <w:style w:type="character" w:styleId="Strong">
    <w:name w:val="Strong"/>
    <w:basedOn w:val="DefaultParagraphFont"/>
    <w:uiPriority w:val="22"/>
    <w:qFormat/>
    <w:rsid w:val="00F03347"/>
    <w:rPr>
      <w:b/>
      <w:bCs/>
    </w:rPr>
  </w:style>
  <w:style w:type="paragraph" w:customStyle="1" w:styleId="aupe">
    <w:name w:val="_aupe"/>
    <w:basedOn w:val="Normal"/>
    <w:rsid w:val="003733CB"/>
    <w:pPr>
      <w:widowControl/>
      <w:autoSpaceDE/>
      <w:autoSpaceDN/>
      <w:spacing w:before="100" w:beforeAutospacing="1" w:after="100" w:afterAutospacing="1"/>
    </w:pPr>
    <w:rPr>
      <w:sz w:val="24"/>
      <w:szCs w:val="24"/>
    </w:rPr>
  </w:style>
  <w:style w:type="character" w:customStyle="1" w:styleId="aupe1">
    <w:name w:val="_aupe1"/>
    <w:basedOn w:val="DefaultParagraphFont"/>
    <w:rsid w:val="003733CB"/>
  </w:style>
  <w:style w:type="paragraph" w:styleId="Header">
    <w:name w:val="header"/>
    <w:basedOn w:val="Normal"/>
    <w:link w:val="HeaderChar"/>
    <w:uiPriority w:val="99"/>
    <w:unhideWhenUsed/>
    <w:rsid w:val="009D1DEA"/>
    <w:pPr>
      <w:tabs>
        <w:tab w:val="center" w:pos="4680"/>
        <w:tab w:val="right" w:pos="9360"/>
      </w:tabs>
    </w:pPr>
  </w:style>
  <w:style w:type="character" w:customStyle="1" w:styleId="HeaderChar">
    <w:name w:val="Header Char"/>
    <w:basedOn w:val="DefaultParagraphFont"/>
    <w:link w:val="Header"/>
    <w:uiPriority w:val="99"/>
    <w:rsid w:val="009D1DEA"/>
    <w:rPr>
      <w:rFonts w:ascii="Times New Roman" w:eastAsia="Times New Roman" w:hAnsi="Times New Roman" w:cs="Times New Roman"/>
    </w:rPr>
  </w:style>
  <w:style w:type="paragraph" w:styleId="Revision">
    <w:name w:val="Revision"/>
    <w:hidden/>
    <w:uiPriority w:val="99"/>
    <w:semiHidden/>
    <w:rsid w:val="009D1DEA"/>
    <w:pPr>
      <w:widowControl/>
      <w:autoSpaceDE/>
      <w:autoSpaceDN/>
    </w:pPr>
    <w:rPr>
      <w:rFonts w:ascii="Times New Roman" w:eastAsia="Times New Roman" w:hAnsi="Times New Roman" w:cs="Times New Roman"/>
    </w:rPr>
  </w:style>
  <w:style w:type="paragraph" w:styleId="Footer">
    <w:name w:val="footer"/>
    <w:basedOn w:val="Normal"/>
    <w:link w:val="FooterChar"/>
    <w:uiPriority w:val="99"/>
    <w:unhideWhenUsed/>
    <w:rsid w:val="00714AF6"/>
    <w:pPr>
      <w:tabs>
        <w:tab w:val="center" w:pos="4513"/>
        <w:tab w:val="right" w:pos="9026"/>
      </w:tabs>
    </w:pPr>
  </w:style>
  <w:style w:type="character" w:customStyle="1" w:styleId="FooterChar">
    <w:name w:val="Footer Char"/>
    <w:basedOn w:val="DefaultParagraphFont"/>
    <w:link w:val="Footer"/>
    <w:uiPriority w:val="99"/>
    <w:rsid w:val="00714AF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396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yperlink" Target="https://jisem-journal.com/index.php/journal/article/view/11354"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edinburgjournals.org/journals/index.php/journal-of-information-technolog/article/view/610" TargetMode="External"/><Relationship Id="rId2" Type="http://schemas.openxmlformats.org/officeDocument/2006/relationships/styles" Target="styles.xml"/><Relationship Id="rId16" Type="http://schemas.openxmlformats.org/officeDocument/2006/relationships/hyperlink" Target="https://edinburgjournals.org/journals/index.php/journal-of-information-technolog/article/view/61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24</Pages>
  <Words>2825</Words>
  <Characters>16105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Shanawar Raza</cp:lastModifiedBy>
  <cp:revision>8</cp:revision>
  <cp:lastPrinted>2026-08-07T13:22:00Z</cp:lastPrinted>
  <dcterms:created xsi:type="dcterms:W3CDTF">2026-08-07T13:28:00Z</dcterms:created>
  <dcterms:modified xsi:type="dcterms:W3CDTF">2026-10-03T20:42:00Z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2013</vt:lpwstr>
  </property>
  <property fmtid="{D5CDD505-2E9C-101B-9397-08002B2CF9AE}" pid="4" name="LastSaved">
    <vt:filetime>2026-04-05T00:00:00Z</vt:filetime>
  </property>
  <property fmtid="{D5CDD505-2E9C-101B-9397-08002B2CF9AE}" pid="5" name="Producer">
    <vt:lpwstr>Microsoft® Word 2013</vt:lpwstr>
  </property>
  <property fmtid="{D5CDD505-2E9C-101B-9397-08002B2CF9AE}" pid="6" name="_DocHome">
    <vt:i4>-2120069303</vt:i4>
  </property>
</Properties>
</file>